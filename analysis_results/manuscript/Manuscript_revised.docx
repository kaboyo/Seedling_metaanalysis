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F1665" w:rsidRPr="00004332" w:rsidRDefault="00757A48" w:rsidP="00AB0F6E">
      <w:pPr>
        <w:spacing w:before="80" w:after="120" w:line="276" w:lineRule="auto"/>
        <w:jc w:val="center"/>
        <w:rPr>
          <w:rFonts w:ascii="Times New Roman" w:hAnsi="Times New Roman" w:cs="Times New Roman"/>
          <w:b/>
          <w:bCs/>
          <w:color w:val="000000" w:themeColor="text1"/>
          <w:sz w:val="36"/>
          <w:szCs w:val="36"/>
        </w:rPr>
      </w:pPr>
      <w:r w:rsidRPr="00004332">
        <w:rPr>
          <w:rFonts w:ascii="Times New Roman" w:hAnsi="Times New Roman" w:cs="Times New Roman"/>
          <w:b/>
          <w:bCs/>
          <w:color w:val="000000" w:themeColor="text1"/>
          <w:sz w:val="36"/>
          <w:szCs w:val="36"/>
        </w:rPr>
        <w:t xml:space="preserve">What taxa </w:t>
      </w:r>
      <w:r w:rsidR="00FF1665" w:rsidRPr="00004332">
        <w:rPr>
          <w:rFonts w:ascii="Times New Roman" w:hAnsi="Times New Roman" w:cs="Times New Roman"/>
          <w:b/>
          <w:bCs/>
          <w:color w:val="000000" w:themeColor="text1"/>
          <w:sz w:val="36"/>
          <w:szCs w:val="36"/>
        </w:rPr>
        <w:t xml:space="preserve">associate with seed-to-seedling </w:t>
      </w:r>
      <w:r w:rsidRPr="00004332">
        <w:rPr>
          <w:rFonts w:ascii="Times New Roman" w:hAnsi="Times New Roman" w:cs="Times New Roman"/>
          <w:b/>
          <w:bCs/>
          <w:color w:val="000000" w:themeColor="text1"/>
          <w:sz w:val="36"/>
          <w:szCs w:val="36"/>
        </w:rPr>
        <w:t xml:space="preserve"> plant </w:t>
      </w:r>
      <w:r w:rsidR="00FF1665" w:rsidRPr="00004332">
        <w:rPr>
          <w:rFonts w:ascii="Times New Roman" w:hAnsi="Times New Roman" w:cs="Times New Roman"/>
          <w:b/>
          <w:bCs/>
          <w:color w:val="000000" w:themeColor="text1"/>
          <w:sz w:val="36"/>
          <w:szCs w:val="36"/>
        </w:rPr>
        <w:t>transition?</w:t>
      </w:r>
    </w:p>
    <w:p w:rsidR="00F85361" w:rsidRPr="00F5606A" w:rsidRDefault="00F85361" w:rsidP="00AB0F6E">
      <w:pPr>
        <w:spacing w:before="80" w:after="120" w:line="276" w:lineRule="auto"/>
        <w:jc w:val="center"/>
        <w:rPr>
          <w:rFonts w:ascii="Times New Roman" w:hAnsi="Times New Roman" w:cs="Times New Roman"/>
          <w:b/>
          <w:bCs/>
          <w:color w:val="000000" w:themeColor="text1"/>
          <w:sz w:val="24"/>
          <w:szCs w:val="24"/>
        </w:rPr>
      </w:pPr>
    </w:p>
    <w:p w:rsidR="00F85361" w:rsidRPr="00F5606A" w:rsidRDefault="002F061B" w:rsidP="00AB0F6E">
      <w:pPr>
        <w:spacing w:before="80" w:after="120" w:line="276" w:lineRule="auto"/>
        <w:jc w:val="center"/>
        <w:rPr>
          <w:rFonts w:ascii="Times New Roman" w:hAnsi="Times New Roman" w:cs="Times New Roman"/>
          <w:color w:val="000000" w:themeColor="text1"/>
          <w:sz w:val="24"/>
          <w:szCs w:val="24"/>
          <w:vertAlign w:val="superscript"/>
        </w:rPr>
      </w:pPr>
      <w:r w:rsidRPr="00F5606A">
        <w:rPr>
          <w:rFonts w:ascii="Times New Roman" w:hAnsi="Times New Roman" w:cs="Times New Roman"/>
          <w:b/>
          <w:bCs/>
          <w:color w:val="000000" w:themeColor="text1"/>
          <w:sz w:val="24"/>
          <w:szCs w:val="24"/>
        </w:rPr>
        <w:t>Expedito Olimi</w:t>
      </w:r>
      <w:r w:rsidRPr="00F5606A">
        <w:rPr>
          <w:rFonts w:ascii="Times New Roman" w:hAnsi="Times New Roman" w:cs="Times New Roman"/>
          <w:color w:val="000000" w:themeColor="text1"/>
          <w:sz w:val="24"/>
          <w:szCs w:val="24"/>
          <w:vertAlign w:val="superscript"/>
        </w:rPr>
        <w:t>1,2</w:t>
      </w:r>
      <w:r w:rsidR="00F85361" w:rsidRPr="00F5606A">
        <w:rPr>
          <w:rFonts w:ascii="Times New Roman" w:hAnsi="Times New Roman" w:cs="Times New Roman"/>
          <w:color w:val="000000" w:themeColor="text1"/>
          <w:sz w:val="24"/>
          <w:szCs w:val="24"/>
          <w:vertAlign w:val="superscript"/>
        </w:rPr>
        <w:t>*</w:t>
      </w:r>
      <w:r w:rsidR="00F85361" w:rsidRPr="00F5606A">
        <w:rPr>
          <w:rFonts w:ascii="Times New Roman" w:hAnsi="Times New Roman" w:cs="Times New Roman"/>
          <w:color w:val="000000" w:themeColor="text1"/>
          <w:sz w:val="24"/>
          <w:szCs w:val="24"/>
        </w:rPr>
        <w:t>, Elizabeth Stanly</w:t>
      </w:r>
      <w:r w:rsidR="00F85361" w:rsidRPr="00F5606A">
        <w:rPr>
          <w:rFonts w:ascii="Times New Roman" w:hAnsi="Times New Roman" w:cs="Times New Roman"/>
          <w:color w:val="000000" w:themeColor="text1"/>
          <w:sz w:val="24"/>
          <w:szCs w:val="24"/>
          <w:vertAlign w:val="superscript"/>
        </w:rPr>
        <w:t>2</w:t>
      </w:r>
      <w:r w:rsidRPr="00F5606A">
        <w:rPr>
          <w:rFonts w:ascii="Times New Roman" w:hAnsi="Times New Roman" w:cs="Times New Roman"/>
          <w:color w:val="000000" w:themeColor="text1"/>
          <w:sz w:val="24"/>
          <w:szCs w:val="24"/>
        </w:rPr>
        <w:t>,</w:t>
      </w:r>
      <w:r w:rsidR="008F7B28" w:rsidRPr="00F5606A">
        <w:rPr>
          <w:rFonts w:ascii="Times New Roman" w:hAnsi="Times New Roman" w:cs="Times New Roman"/>
          <w:color w:val="000000" w:themeColor="text1"/>
          <w:sz w:val="24"/>
          <w:szCs w:val="24"/>
        </w:rPr>
        <w:t xml:space="preserve"> </w:t>
      </w:r>
      <w:r w:rsidR="00A62A28">
        <w:rPr>
          <w:rFonts w:ascii="Times New Roman" w:hAnsi="Times New Roman" w:cs="Times New Roman"/>
          <w:color w:val="000000" w:themeColor="text1"/>
          <w:sz w:val="24"/>
          <w:szCs w:val="24"/>
        </w:rPr>
        <w:t>Gabriele Berg</w:t>
      </w:r>
      <w:r w:rsidR="00A62A28" w:rsidRPr="00F5606A">
        <w:rPr>
          <w:rFonts w:ascii="Times New Roman" w:hAnsi="Times New Roman" w:cs="Times New Roman"/>
          <w:color w:val="000000" w:themeColor="text1"/>
          <w:sz w:val="24"/>
          <w:szCs w:val="24"/>
          <w:vertAlign w:val="superscript"/>
        </w:rPr>
        <w:t>1</w:t>
      </w:r>
      <w:r w:rsidR="00A62A28">
        <w:rPr>
          <w:rFonts w:ascii="Times New Roman" w:hAnsi="Times New Roman" w:cs="Times New Roman"/>
          <w:color w:val="000000" w:themeColor="text1"/>
          <w:sz w:val="24"/>
          <w:szCs w:val="24"/>
        </w:rPr>
        <w:t xml:space="preserve">, </w:t>
      </w:r>
      <w:r w:rsidR="00F85361" w:rsidRPr="00F5606A">
        <w:rPr>
          <w:rFonts w:ascii="Times New Roman" w:hAnsi="Times New Roman" w:cs="Times New Roman"/>
          <w:color w:val="000000" w:themeColor="text1"/>
          <w:sz w:val="24"/>
          <w:szCs w:val="24"/>
        </w:rPr>
        <w:t>Tomislav Cernava</w:t>
      </w:r>
      <w:r w:rsidR="00F85361" w:rsidRPr="00F5606A">
        <w:rPr>
          <w:rFonts w:ascii="Times New Roman" w:hAnsi="Times New Roman" w:cs="Times New Roman"/>
          <w:color w:val="000000" w:themeColor="text1"/>
          <w:sz w:val="24"/>
          <w:szCs w:val="24"/>
          <w:vertAlign w:val="superscript"/>
        </w:rPr>
        <w:t>2</w:t>
      </w:r>
    </w:p>
    <w:p w:rsidR="00F85361" w:rsidRPr="00F5606A" w:rsidRDefault="00F85361" w:rsidP="00AB0F6E">
      <w:pPr>
        <w:spacing w:before="80" w:after="120" w:line="276" w:lineRule="auto"/>
        <w:rPr>
          <w:rFonts w:ascii="Times New Roman" w:hAnsi="Times New Roman" w:cs="Times New Roman"/>
          <w:color w:val="000000" w:themeColor="text1"/>
          <w:sz w:val="24"/>
          <w:szCs w:val="24"/>
        </w:rPr>
      </w:pPr>
      <w:r w:rsidRPr="00F5606A">
        <w:rPr>
          <w:rFonts w:ascii="Times New Roman" w:eastAsia="Times" w:hAnsi="Times New Roman" w:cs="Times New Roman"/>
          <w:color w:val="000000" w:themeColor="text1"/>
          <w:sz w:val="24"/>
          <w:szCs w:val="24"/>
          <w:vertAlign w:val="superscript"/>
        </w:rPr>
        <w:t>1</w:t>
      </w:r>
      <w:r w:rsidRPr="00F5606A">
        <w:rPr>
          <w:rFonts w:ascii="Times New Roman" w:eastAsia="Times" w:hAnsi="Times New Roman" w:cs="Times New Roman"/>
          <w:color w:val="000000" w:themeColor="text1"/>
          <w:sz w:val="24"/>
          <w:szCs w:val="24"/>
        </w:rPr>
        <w:t>Graz University of Technology, Institute of Environmental Biotechnology, Austria</w:t>
      </w:r>
    </w:p>
    <w:p w:rsidR="00F85361" w:rsidRPr="00F5606A" w:rsidRDefault="00F85361" w:rsidP="00AB0F6E">
      <w:pPr>
        <w:spacing w:before="80" w:after="120" w:line="276" w:lineRule="auto"/>
        <w:rPr>
          <w:rFonts w:ascii="Times New Roman" w:hAnsi="Times New Roman" w:cs="Times New Roman"/>
          <w:color w:val="000000" w:themeColor="text1"/>
          <w:sz w:val="24"/>
          <w:szCs w:val="24"/>
        </w:rPr>
      </w:pPr>
      <w:r w:rsidRPr="00F5606A">
        <w:rPr>
          <w:rFonts w:ascii="Times New Roman" w:hAnsi="Times New Roman" w:cs="Times New Roman"/>
          <w:color w:val="000000" w:themeColor="text1"/>
          <w:sz w:val="24"/>
          <w:szCs w:val="24"/>
          <w:vertAlign w:val="superscript"/>
        </w:rPr>
        <w:t>2</w:t>
      </w:r>
      <w:r w:rsidRPr="00F5606A">
        <w:rPr>
          <w:rFonts w:ascii="Times New Roman" w:hAnsi="Times New Roman" w:cs="Times New Roman"/>
          <w:color w:val="000000" w:themeColor="text1"/>
          <w:sz w:val="24"/>
          <w:szCs w:val="24"/>
        </w:rPr>
        <w:t xml:space="preserve"> School of Biological Sciences, University of Southampton, Southampton, United Kingdom. </w:t>
      </w:r>
    </w:p>
    <w:p w:rsidR="00015D8D" w:rsidRPr="00864AA6" w:rsidRDefault="002F061B" w:rsidP="00AB0F6E">
      <w:pPr>
        <w:spacing w:before="80" w:after="120" w:line="276" w:lineRule="auto"/>
        <w:rPr>
          <w:rFonts w:ascii="Times New Roman" w:hAnsi="Times New Roman" w:cs="Times New Roman"/>
          <w:color w:val="000000" w:themeColor="text1"/>
          <w:sz w:val="24"/>
          <w:szCs w:val="24"/>
        </w:rPr>
      </w:pPr>
      <w:r w:rsidRPr="00F5606A">
        <w:rPr>
          <w:rFonts w:ascii="Times New Roman" w:hAnsi="Times New Roman" w:cs="Times New Roman"/>
          <w:color w:val="000000" w:themeColor="text1"/>
          <w:sz w:val="24"/>
          <w:szCs w:val="24"/>
        </w:rPr>
        <w:t xml:space="preserve">* Correspondence: </w:t>
      </w:r>
      <w:hyperlink r:id="rId7" w:history="1">
        <w:r w:rsidR="00DC7F62" w:rsidRPr="00864AA6">
          <w:rPr>
            <w:rStyle w:val="Hyperlink"/>
            <w:rFonts w:ascii="Times New Roman" w:hAnsi="Times New Roman" w:cs="Times New Roman"/>
            <w:color w:val="000000" w:themeColor="text1"/>
            <w:sz w:val="24"/>
            <w:szCs w:val="24"/>
          </w:rPr>
          <w:t>expedito.olimi@tugraz.at</w:t>
        </w:r>
      </w:hyperlink>
      <w:r w:rsidR="00DC7F62" w:rsidRPr="00864AA6">
        <w:rPr>
          <w:rFonts w:ascii="Times New Roman" w:hAnsi="Times New Roman" w:cs="Times New Roman"/>
          <w:color w:val="000000" w:themeColor="text1"/>
          <w:sz w:val="24"/>
          <w:szCs w:val="24"/>
        </w:rPr>
        <w:t xml:space="preserve"> </w:t>
      </w:r>
    </w:p>
    <w:p w:rsidR="00015D8D" w:rsidRPr="00864AA6" w:rsidRDefault="00015D8D" w:rsidP="00AB0F6E">
      <w:pPr>
        <w:spacing w:line="276" w:lineRule="auto"/>
        <w:rPr>
          <w:rFonts w:ascii="Times New Roman" w:hAnsi="Times New Roman" w:cs="Times New Roman"/>
          <w:color w:val="000000" w:themeColor="text1"/>
          <w:sz w:val="24"/>
          <w:szCs w:val="24"/>
        </w:rPr>
      </w:pPr>
    </w:p>
    <w:p w:rsidR="004872EE" w:rsidRPr="00864AA6" w:rsidRDefault="004872EE" w:rsidP="00AB0F6E">
      <w:pPr>
        <w:pStyle w:val="Heading1"/>
        <w:spacing w:line="276" w:lineRule="auto"/>
        <w:rPr>
          <w:rFonts w:ascii="Times New Roman" w:hAnsi="Times New Roman" w:cs="Times New Roman"/>
          <w:color w:val="000000" w:themeColor="text1"/>
          <w:sz w:val="24"/>
          <w:szCs w:val="24"/>
        </w:rPr>
      </w:pPr>
      <w:r w:rsidRPr="00864AA6">
        <w:rPr>
          <w:rFonts w:ascii="Times New Roman" w:hAnsi="Times New Roman" w:cs="Times New Roman"/>
          <w:color w:val="000000" w:themeColor="text1"/>
          <w:sz w:val="24"/>
          <w:szCs w:val="24"/>
        </w:rPr>
        <w:br w:type="page"/>
      </w:r>
    </w:p>
    <w:p w:rsidR="00015D8D" w:rsidRPr="00864AA6" w:rsidRDefault="002F061B" w:rsidP="00AB0F6E">
      <w:pPr>
        <w:pStyle w:val="Heading1"/>
        <w:spacing w:line="276" w:lineRule="auto"/>
        <w:rPr>
          <w:rFonts w:ascii="Times New Roman" w:hAnsi="Times New Roman" w:cs="Times New Roman"/>
          <w:color w:val="000000" w:themeColor="text1"/>
          <w:sz w:val="24"/>
          <w:szCs w:val="24"/>
        </w:rPr>
      </w:pPr>
      <w:r w:rsidRPr="00864AA6">
        <w:rPr>
          <w:rFonts w:ascii="Times New Roman" w:hAnsi="Times New Roman" w:cs="Times New Roman"/>
          <w:color w:val="000000" w:themeColor="text1"/>
          <w:sz w:val="24"/>
          <w:szCs w:val="24"/>
        </w:rPr>
        <w:lastRenderedPageBreak/>
        <w:t>Abstract</w:t>
      </w:r>
    </w:p>
    <w:p w:rsidR="004A481D" w:rsidRPr="00864AA6" w:rsidRDefault="00EB7448" w:rsidP="00AB0F6E">
      <w:pPr>
        <w:spacing w:before="80" w:after="120" w:line="276" w:lineRule="auto"/>
        <w:jc w:val="both"/>
        <w:rPr>
          <w:rFonts w:ascii="Times New Roman" w:hAnsi="Times New Roman" w:cs="Times New Roman"/>
          <w:color w:val="000000" w:themeColor="text1"/>
          <w:sz w:val="24"/>
          <w:szCs w:val="24"/>
        </w:rPr>
      </w:pPr>
      <w:r w:rsidRPr="00864AA6">
        <w:rPr>
          <w:rFonts w:ascii="Times New Roman" w:hAnsi="Times New Roman" w:cs="Times New Roman"/>
          <w:color w:val="000000" w:themeColor="text1"/>
          <w:sz w:val="24"/>
          <w:szCs w:val="24"/>
        </w:rPr>
        <w:t xml:space="preserve">The plant microbiome plays </w:t>
      </w:r>
      <w:r w:rsidR="002D09F8" w:rsidRPr="00864AA6">
        <w:rPr>
          <w:rFonts w:ascii="Times New Roman" w:hAnsi="Times New Roman" w:cs="Times New Roman"/>
          <w:color w:val="000000" w:themeColor="text1"/>
          <w:sz w:val="24"/>
          <w:szCs w:val="24"/>
        </w:rPr>
        <w:t xml:space="preserve">important </w:t>
      </w:r>
      <w:r w:rsidRPr="00864AA6">
        <w:rPr>
          <w:rFonts w:ascii="Times New Roman" w:hAnsi="Times New Roman" w:cs="Times New Roman"/>
          <w:color w:val="000000" w:themeColor="text1"/>
          <w:sz w:val="24"/>
          <w:szCs w:val="24"/>
        </w:rPr>
        <w:t>roles in plant health</w:t>
      </w:r>
      <w:r w:rsidR="002D09F8" w:rsidRPr="00864AA6">
        <w:rPr>
          <w:rFonts w:ascii="Times New Roman" w:hAnsi="Times New Roman" w:cs="Times New Roman"/>
          <w:color w:val="000000" w:themeColor="text1"/>
          <w:sz w:val="24"/>
          <w:szCs w:val="24"/>
        </w:rPr>
        <w:t xml:space="preserve">, </w:t>
      </w:r>
      <w:r w:rsidRPr="00864AA6">
        <w:rPr>
          <w:rFonts w:ascii="Times New Roman" w:hAnsi="Times New Roman" w:cs="Times New Roman"/>
          <w:color w:val="000000" w:themeColor="text1"/>
          <w:sz w:val="24"/>
          <w:szCs w:val="24"/>
        </w:rPr>
        <w:t>aid</w:t>
      </w:r>
      <w:r w:rsidR="002D09F8" w:rsidRPr="00864AA6">
        <w:rPr>
          <w:rFonts w:ascii="Times New Roman" w:hAnsi="Times New Roman" w:cs="Times New Roman"/>
          <w:color w:val="000000" w:themeColor="text1"/>
          <w:sz w:val="24"/>
          <w:szCs w:val="24"/>
        </w:rPr>
        <w:t>ing</w:t>
      </w:r>
      <w:r w:rsidRPr="00864AA6">
        <w:rPr>
          <w:rFonts w:ascii="Times New Roman" w:hAnsi="Times New Roman" w:cs="Times New Roman"/>
          <w:color w:val="000000" w:themeColor="text1"/>
          <w:sz w:val="24"/>
          <w:szCs w:val="24"/>
        </w:rPr>
        <w:t xml:space="preserve"> in the production of resilient crops. Early microbial establishment shapes the plant’s lifelong microbiome, yet the</w:t>
      </w:r>
      <w:r w:rsidR="00714DE2" w:rsidRPr="00864AA6">
        <w:rPr>
          <w:rFonts w:ascii="Times New Roman" w:hAnsi="Times New Roman" w:cs="Times New Roman"/>
          <w:color w:val="000000" w:themeColor="text1"/>
          <w:sz w:val="24"/>
          <w:szCs w:val="24"/>
        </w:rPr>
        <w:t xml:space="preserve">re remains a knowledge gap regarding the microbiome encompassing the </w:t>
      </w:r>
      <w:r w:rsidRPr="00864AA6">
        <w:rPr>
          <w:rFonts w:ascii="Times New Roman" w:hAnsi="Times New Roman" w:cs="Times New Roman"/>
          <w:color w:val="000000" w:themeColor="text1"/>
          <w:sz w:val="24"/>
          <w:szCs w:val="24"/>
        </w:rPr>
        <w:t xml:space="preserve">seed-to-seedling </w:t>
      </w:r>
      <w:r w:rsidR="002D09F8" w:rsidRPr="00864AA6">
        <w:rPr>
          <w:rFonts w:ascii="Times New Roman" w:hAnsi="Times New Roman" w:cs="Times New Roman"/>
          <w:color w:val="000000" w:themeColor="text1"/>
          <w:sz w:val="24"/>
          <w:szCs w:val="24"/>
        </w:rPr>
        <w:t xml:space="preserve">plant </w:t>
      </w:r>
      <w:r w:rsidRPr="00864AA6">
        <w:rPr>
          <w:rFonts w:ascii="Times New Roman" w:hAnsi="Times New Roman" w:cs="Times New Roman"/>
          <w:color w:val="000000" w:themeColor="text1"/>
          <w:sz w:val="24"/>
          <w:szCs w:val="24"/>
        </w:rPr>
        <w:t xml:space="preserve">transition. In a meta-analysis, we re-processed public 16S rRNA gene amplicon datasets of seeds and seedlings from eight studies (five of which sampled both stages) through a unified pipeline. We then tested how developmental stage and host attributes shape </w:t>
      </w:r>
      <w:r w:rsidR="00AA221C" w:rsidRPr="00864AA6">
        <w:rPr>
          <w:rFonts w:ascii="Times New Roman" w:hAnsi="Times New Roman" w:cs="Times New Roman"/>
          <w:color w:val="000000" w:themeColor="text1"/>
          <w:sz w:val="24"/>
          <w:szCs w:val="24"/>
        </w:rPr>
        <w:t xml:space="preserve">the </w:t>
      </w:r>
      <w:r w:rsidRPr="00864AA6">
        <w:rPr>
          <w:rFonts w:ascii="Times New Roman" w:hAnsi="Times New Roman" w:cs="Times New Roman"/>
          <w:color w:val="000000" w:themeColor="text1"/>
          <w:sz w:val="24"/>
          <w:szCs w:val="24"/>
        </w:rPr>
        <w:t xml:space="preserve">diversity, composition, taxon–stage associations, host specialisation, and </w:t>
      </w:r>
      <w:r w:rsidR="002D09F8" w:rsidRPr="00864AA6">
        <w:rPr>
          <w:rFonts w:ascii="Times New Roman" w:hAnsi="Times New Roman" w:cs="Times New Roman"/>
          <w:color w:val="000000" w:themeColor="text1"/>
          <w:sz w:val="24"/>
          <w:szCs w:val="24"/>
        </w:rPr>
        <w:t xml:space="preserve">functional </w:t>
      </w:r>
      <w:r w:rsidR="00C77F81" w:rsidRPr="00864AA6">
        <w:rPr>
          <w:rFonts w:ascii="Times New Roman" w:hAnsi="Times New Roman" w:cs="Times New Roman"/>
          <w:color w:val="000000" w:themeColor="text1"/>
          <w:sz w:val="24"/>
          <w:szCs w:val="24"/>
        </w:rPr>
        <w:t>potential</w:t>
      </w:r>
      <w:r w:rsidRPr="00864AA6">
        <w:rPr>
          <w:rFonts w:ascii="Times New Roman" w:hAnsi="Times New Roman" w:cs="Times New Roman"/>
          <w:color w:val="000000" w:themeColor="text1"/>
          <w:sz w:val="24"/>
          <w:szCs w:val="24"/>
        </w:rPr>
        <w:t>.</w:t>
      </w:r>
    </w:p>
    <w:p w:rsidR="00E35EF0" w:rsidRPr="00864AA6" w:rsidRDefault="00423200" w:rsidP="00AB0F6E">
      <w:pPr>
        <w:spacing w:before="80" w:after="120" w:line="276" w:lineRule="auto"/>
        <w:jc w:val="both"/>
        <w:rPr>
          <w:rFonts w:ascii="Times New Roman" w:hAnsi="Times New Roman" w:cs="Times New Roman"/>
          <w:color w:val="000000" w:themeColor="text1"/>
          <w:sz w:val="24"/>
          <w:szCs w:val="24"/>
        </w:rPr>
      </w:pPr>
      <w:r w:rsidRPr="00864AA6">
        <w:rPr>
          <w:rFonts w:ascii="Times New Roman" w:hAnsi="Times New Roman" w:cs="Times New Roman"/>
          <w:color w:val="000000" w:themeColor="text1"/>
          <w:sz w:val="24"/>
          <w:szCs w:val="24"/>
        </w:rPr>
        <w:t xml:space="preserve">Phylum Proteobacteria </w:t>
      </w:r>
      <w:r w:rsidR="00293E94" w:rsidRPr="00864AA6">
        <w:rPr>
          <w:rFonts w:ascii="Times New Roman" w:hAnsi="Times New Roman" w:cs="Times New Roman"/>
          <w:color w:val="000000" w:themeColor="text1"/>
          <w:sz w:val="24"/>
          <w:szCs w:val="24"/>
        </w:rPr>
        <w:t xml:space="preserve">was </w:t>
      </w:r>
      <w:r w:rsidRPr="00864AA6">
        <w:rPr>
          <w:rFonts w:ascii="Times New Roman" w:hAnsi="Times New Roman" w:cs="Times New Roman"/>
          <w:color w:val="000000" w:themeColor="text1"/>
          <w:sz w:val="24"/>
          <w:szCs w:val="24"/>
        </w:rPr>
        <w:t>predominant at both stages (mean relative abundance 70.7% in seeds and 74.0% in seedlings), followed by Firmicutes (11.4% and 15.8%) and Actinobacteriota (14.9% and 8.2%)</w:t>
      </w:r>
      <w:r w:rsidR="00293E94" w:rsidRPr="00864AA6">
        <w:rPr>
          <w:rFonts w:ascii="Times New Roman" w:hAnsi="Times New Roman" w:cs="Times New Roman"/>
          <w:color w:val="000000" w:themeColor="text1"/>
          <w:sz w:val="24"/>
          <w:szCs w:val="24"/>
        </w:rPr>
        <w:t xml:space="preserve">. </w:t>
      </w:r>
      <w:r w:rsidRPr="00864AA6">
        <w:rPr>
          <w:rFonts w:ascii="Times New Roman" w:hAnsi="Times New Roman" w:cs="Times New Roman"/>
          <w:color w:val="000000" w:themeColor="text1"/>
          <w:sz w:val="24"/>
          <w:szCs w:val="24"/>
        </w:rPr>
        <w:t xml:space="preserve">The dominant classes were Gammaproteobacteria (61.3% and 67.2%), Alphaproteobacteria (9.4% and 6.9%), </w:t>
      </w:r>
      <w:r w:rsidRPr="00864AA6">
        <w:rPr>
          <w:rFonts w:ascii="Times New Roman" w:hAnsi="Times New Roman" w:cs="Times New Roman"/>
          <w:i/>
          <w:iCs/>
          <w:color w:val="000000" w:themeColor="text1"/>
          <w:sz w:val="24"/>
          <w:szCs w:val="24"/>
        </w:rPr>
        <w:t>Bacilli</w:t>
      </w:r>
      <w:r w:rsidRPr="00864AA6">
        <w:rPr>
          <w:rFonts w:ascii="Times New Roman" w:hAnsi="Times New Roman" w:cs="Times New Roman"/>
          <w:color w:val="000000" w:themeColor="text1"/>
          <w:sz w:val="24"/>
          <w:szCs w:val="24"/>
        </w:rPr>
        <w:t xml:space="preserve"> (11.4% and 15.5%), and Actinobacteria (14.9% and 8.2%). The predominant genera were </w:t>
      </w:r>
      <w:r w:rsidRPr="00864AA6">
        <w:rPr>
          <w:rFonts w:ascii="Times New Roman" w:hAnsi="Times New Roman" w:cs="Times New Roman"/>
          <w:i/>
          <w:iCs/>
          <w:color w:val="000000" w:themeColor="text1"/>
          <w:sz w:val="24"/>
          <w:szCs w:val="24"/>
        </w:rPr>
        <w:t xml:space="preserve">Pantoea </w:t>
      </w:r>
      <w:r w:rsidRPr="00864AA6">
        <w:rPr>
          <w:rFonts w:ascii="Times New Roman" w:hAnsi="Times New Roman" w:cs="Times New Roman"/>
          <w:color w:val="000000" w:themeColor="text1"/>
          <w:sz w:val="24"/>
          <w:szCs w:val="24"/>
        </w:rPr>
        <w:t xml:space="preserve">(22.1% and 18.2%), </w:t>
      </w:r>
      <w:r w:rsidR="002F061B" w:rsidRPr="00864AA6">
        <w:rPr>
          <w:rFonts w:ascii="Times New Roman" w:hAnsi="Times New Roman" w:cs="Times New Roman"/>
          <w:i/>
          <w:iCs/>
          <w:color w:val="000000" w:themeColor="text1"/>
          <w:sz w:val="24"/>
          <w:szCs w:val="24"/>
        </w:rPr>
        <w:t>Pseudomonas</w:t>
      </w:r>
      <w:r w:rsidRPr="00864AA6">
        <w:rPr>
          <w:rFonts w:ascii="Times New Roman" w:hAnsi="Times New Roman" w:cs="Times New Roman"/>
          <w:i/>
          <w:iCs/>
          <w:color w:val="000000" w:themeColor="text1"/>
          <w:sz w:val="24"/>
          <w:szCs w:val="24"/>
        </w:rPr>
        <w:t xml:space="preserve"> </w:t>
      </w:r>
      <w:r w:rsidRPr="00864AA6">
        <w:rPr>
          <w:rFonts w:ascii="Times New Roman" w:hAnsi="Times New Roman" w:cs="Times New Roman"/>
          <w:color w:val="000000" w:themeColor="text1"/>
          <w:sz w:val="24"/>
          <w:szCs w:val="24"/>
        </w:rPr>
        <w:t>(15.7% and 21.3%)</w:t>
      </w:r>
      <w:r w:rsidR="002F061B" w:rsidRPr="00864AA6">
        <w:rPr>
          <w:rFonts w:ascii="Times New Roman" w:hAnsi="Times New Roman" w:cs="Times New Roman"/>
          <w:color w:val="000000" w:themeColor="text1"/>
          <w:sz w:val="24"/>
          <w:szCs w:val="24"/>
        </w:rPr>
        <w:t>,</w:t>
      </w:r>
      <w:r w:rsidRPr="00864AA6">
        <w:rPr>
          <w:rFonts w:ascii="Times New Roman" w:hAnsi="Times New Roman" w:cs="Times New Roman"/>
          <w:color w:val="000000" w:themeColor="text1"/>
          <w:sz w:val="24"/>
          <w:szCs w:val="24"/>
        </w:rPr>
        <w:t xml:space="preserve"> Erwinia (11.9% and 3.5%), </w:t>
      </w:r>
      <w:r w:rsidRPr="00864AA6">
        <w:rPr>
          <w:rFonts w:ascii="Times New Roman" w:hAnsi="Times New Roman" w:cs="Times New Roman"/>
          <w:i/>
          <w:iCs/>
          <w:color w:val="000000" w:themeColor="text1"/>
          <w:sz w:val="24"/>
          <w:szCs w:val="24"/>
        </w:rPr>
        <w:t xml:space="preserve">Paenibacillus </w:t>
      </w:r>
      <w:r w:rsidRPr="00864AA6">
        <w:rPr>
          <w:rFonts w:ascii="Times New Roman" w:hAnsi="Times New Roman" w:cs="Times New Roman"/>
          <w:color w:val="000000" w:themeColor="text1"/>
          <w:sz w:val="24"/>
          <w:szCs w:val="24"/>
        </w:rPr>
        <w:t>(1.5% and 9.5%), Bacillus (3.1% and 4.8%)</w:t>
      </w:r>
      <w:r w:rsidR="0055238C" w:rsidRPr="00864AA6">
        <w:rPr>
          <w:rFonts w:ascii="Times New Roman" w:hAnsi="Times New Roman" w:cs="Times New Roman"/>
          <w:color w:val="000000" w:themeColor="text1"/>
          <w:sz w:val="24"/>
          <w:szCs w:val="24"/>
        </w:rPr>
        <w:t xml:space="preserve">, </w:t>
      </w:r>
      <w:r w:rsidR="00A865C8" w:rsidRPr="00864AA6">
        <w:rPr>
          <w:rFonts w:ascii="Times New Roman" w:hAnsi="Times New Roman" w:cs="Times New Roman"/>
          <w:i/>
          <w:iCs/>
          <w:color w:val="000000" w:themeColor="text1"/>
          <w:sz w:val="24"/>
          <w:szCs w:val="24"/>
        </w:rPr>
        <w:t>Sphingomonas</w:t>
      </w:r>
      <w:r w:rsidR="0055238C" w:rsidRPr="00864AA6">
        <w:rPr>
          <w:rFonts w:ascii="Times New Roman" w:hAnsi="Times New Roman" w:cs="Times New Roman"/>
          <w:color w:val="000000" w:themeColor="text1"/>
          <w:sz w:val="24"/>
          <w:szCs w:val="24"/>
        </w:rPr>
        <w:t xml:space="preserve"> (4.8% and 3.8%)</w:t>
      </w:r>
      <w:r w:rsidR="00702DB1" w:rsidRPr="00864AA6">
        <w:rPr>
          <w:rFonts w:ascii="Times New Roman" w:hAnsi="Times New Roman" w:cs="Times New Roman"/>
          <w:color w:val="000000" w:themeColor="text1"/>
          <w:sz w:val="24"/>
          <w:szCs w:val="24"/>
        </w:rPr>
        <w:t xml:space="preserve">, and </w:t>
      </w:r>
      <w:r w:rsidRPr="00864AA6">
        <w:rPr>
          <w:rFonts w:ascii="Times New Roman" w:hAnsi="Times New Roman" w:cs="Times New Roman"/>
          <w:i/>
          <w:iCs/>
          <w:color w:val="000000" w:themeColor="text1"/>
          <w:sz w:val="24"/>
          <w:szCs w:val="24"/>
        </w:rPr>
        <w:t>Massilia</w:t>
      </w:r>
      <w:r w:rsidRPr="00864AA6">
        <w:rPr>
          <w:rFonts w:ascii="Times New Roman" w:hAnsi="Times New Roman" w:cs="Times New Roman"/>
          <w:color w:val="000000" w:themeColor="text1"/>
          <w:sz w:val="24"/>
          <w:szCs w:val="24"/>
        </w:rPr>
        <w:t xml:space="preserve"> (3.2% and 2.8%).</w:t>
      </w:r>
      <w:r w:rsidR="008F05AA" w:rsidRPr="00864AA6">
        <w:rPr>
          <w:rFonts w:ascii="Times New Roman" w:hAnsi="Times New Roman" w:cs="Times New Roman"/>
          <w:color w:val="000000" w:themeColor="text1"/>
          <w:sz w:val="24"/>
          <w:szCs w:val="24"/>
        </w:rPr>
        <w:t xml:space="preserve"> </w:t>
      </w:r>
      <w:r w:rsidRPr="00864AA6">
        <w:rPr>
          <w:rFonts w:ascii="Times New Roman" w:hAnsi="Times New Roman" w:cs="Times New Roman"/>
          <w:color w:val="000000" w:themeColor="text1"/>
          <w:sz w:val="24"/>
          <w:szCs w:val="24"/>
        </w:rPr>
        <w:t>The developmental s</w:t>
      </w:r>
      <w:r w:rsidR="002F061B" w:rsidRPr="00864AA6">
        <w:rPr>
          <w:rFonts w:ascii="Times New Roman" w:hAnsi="Times New Roman" w:cs="Times New Roman"/>
          <w:color w:val="000000" w:themeColor="text1"/>
          <w:sz w:val="24"/>
          <w:szCs w:val="24"/>
        </w:rPr>
        <w:t xml:space="preserve">tage </w:t>
      </w:r>
      <w:r w:rsidR="00DB138E" w:rsidRPr="00864AA6">
        <w:rPr>
          <w:rFonts w:ascii="Times New Roman" w:hAnsi="Times New Roman" w:cs="Times New Roman"/>
          <w:color w:val="000000" w:themeColor="text1"/>
          <w:sz w:val="24"/>
          <w:szCs w:val="24"/>
        </w:rPr>
        <w:t>effec</w:t>
      </w:r>
      <w:r w:rsidR="002F061B" w:rsidRPr="00864AA6">
        <w:rPr>
          <w:rFonts w:ascii="Times New Roman" w:hAnsi="Times New Roman" w:cs="Times New Roman"/>
          <w:color w:val="000000" w:themeColor="text1"/>
          <w:sz w:val="24"/>
          <w:szCs w:val="24"/>
        </w:rPr>
        <w:t>t</w:t>
      </w:r>
      <w:r w:rsidR="00DB138E" w:rsidRPr="00864AA6">
        <w:rPr>
          <w:rFonts w:ascii="Times New Roman" w:hAnsi="Times New Roman" w:cs="Times New Roman"/>
          <w:color w:val="000000" w:themeColor="text1"/>
          <w:sz w:val="24"/>
          <w:szCs w:val="24"/>
        </w:rPr>
        <w:t xml:space="preserve"> (seed vs seedling)</w:t>
      </w:r>
      <w:r w:rsidR="002F061B" w:rsidRPr="00864AA6">
        <w:rPr>
          <w:rFonts w:ascii="Times New Roman" w:hAnsi="Times New Roman" w:cs="Times New Roman"/>
          <w:color w:val="000000" w:themeColor="text1"/>
          <w:sz w:val="24"/>
          <w:szCs w:val="24"/>
        </w:rPr>
        <w:t xml:space="preserve"> on alpha diversity </w:t>
      </w:r>
      <w:r w:rsidRPr="00864AA6">
        <w:rPr>
          <w:rFonts w:ascii="Times New Roman" w:hAnsi="Times New Roman" w:cs="Times New Roman"/>
          <w:color w:val="000000" w:themeColor="text1"/>
          <w:sz w:val="24"/>
          <w:szCs w:val="24"/>
        </w:rPr>
        <w:t>was</w:t>
      </w:r>
      <w:r w:rsidR="002F061B" w:rsidRPr="00864AA6">
        <w:rPr>
          <w:rFonts w:ascii="Times New Roman" w:hAnsi="Times New Roman" w:cs="Times New Roman"/>
          <w:color w:val="000000" w:themeColor="text1"/>
          <w:sz w:val="24"/>
          <w:szCs w:val="24"/>
        </w:rPr>
        <w:t xml:space="preserve"> </w:t>
      </w:r>
      <w:r w:rsidRPr="00864AA6">
        <w:rPr>
          <w:rFonts w:ascii="Times New Roman" w:hAnsi="Times New Roman" w:cs="Times New Roman"/>
          <w:color w:val="000000" w:themeColor="text1"/>
          <w:sz w:val="24"/>
          <w:szCs w:val="24"/>
        </w:rPr>
        <w:t>minimal</w:t>
      </w:r>
      <w:r w:rsidR="002F061B" w:rsidRPr="00864AA6">
        <w:rPr>
          <w:rFonts w:ascii="Times New Roman" w:hAnsi="Times New Roman" w:cs="Times New Roman"/>
          <w:color w:val="000000" w:themeColor="text1"/>
          <w:sz w:val="24"/>
          <w:szCs w:val="24"/>
        </w:rPr>
        <w:t xml:space="preserve"> (Shannon index, Kruskal–Wallis H = 19.7, p = 9.1 × 10⁻⁶, ε² = 0.010). It also </w:t>
      </w:r>
      <w:r w:rsidRPr="00864AA6">
        <w:rPr>
          <w:rFonts w:ascii="Times New Roman" w:hAnsi="Times New Roman" w:cs="Times New Roman"/>
          <w:color w:val="000000" w:themeColor="text1"/>
          <w:sz w:val="24"/>
          <w:szCs w:val="24"/>
        </w:rPr>
        <w:t xml:space="preserve">varied </w:t>
      </w:r>
      <w:r w:rsidR="002F061B" w:rsidRPr="00864AA6">
        <w:rPr>
          <w:rFonts w:ascii="Times New Roman" w:hAnsi="Times New Roman" w:cs="Times New Roman"/>
          <w:color w:val="000000" w:themeColor="text1"/>
          <w:sz w:val="24"/>
          <w:szCs w:val="24"/>
        </w:rPr>
        <w:t>between studies</w:t>
      </w:r>
      <w:r w:rsidRPr="00864AA6">
        <w:rPr>
          <w:rFonts w:ascii="Times New Roman" w:hAnsi="Times New Roman" w:cs="Times New Roman"/>
          <w:color w:val="000000" w:themeColor="text1"/>
          <w:sz w:val="24"/>
          <w:szCs w:val="24"/>
        </w:rPr>
        <w:t xml:space="preserve"> and plant families (lower in Fabaceae seedlings, higher in Poaceae seedlings; pooled Hedges' g = 0.14, 95% CI −0.81 to 1.09)</w:t>
      </w:r>
      <w:r w:rsidR="00E35EF0" w:rsidRPr="00864AA6">
        <w:rPr>
          <w:rFonts w:ascii="Times New Roman" w:hAnsi="Times New Roman" w:cs="Times New Roman"/>
          <w:color w:val="000000" w:themeColor="text1"/>
          <w:sz w:val="24"/>
          <w:szCs w:val="24"/>
        </w:rPr>
        <w:t xml:space="preserve">. </w:t>
      </w:r>
      <w:r w:rsidRPr="00864AA6">
        <w:rPr>
          <w:rFonts w:ascii="Times New Roman" w:hAnsi="Times New Roman" w:cs="Times New Roman"/>
          <w:color w:val="000000" w:themeColor="text1"/>
          <w:sz w:val="24"/>
          <w:szCs w:val="24"/>
        </w:rPr>
        <w:t>Host genus had a much larger effect (ε² = 0.108)</w:t>
      </w:r>
      <w:r w:rsidR="00895A40" w:rsidRPr="00864AA6">
        <w:rPr>
          <w:rFonts w:ascii="Times New Roman" w:hAnsi="Times New Roman" w:cs="Times New Roman"/>
          <w:color w:val="000000" w:themeColor="text1"/>
          <w:sz w:val="24"/>
          <w:szCs w:val="24"/>
        </w:rPr>
        <w:t>, whereas p</w:t>
      </w:r>
      <w:r w:rsidRPr="00864AA6">
        <w:rPr>
          <w:rFonts w:ascii="Times New Roman" w:hAnsi="Times New Roman" w:cs="Times New Roman"/>
          <w:color w:val="000000" w:themeColor="text1"/>
          <w:sz w:val="24"/>
          <w:szCs w:val="24"/>
        </w:rPr>
        <w:t>lant family, by contrast, explained little of the variation in alpha diversity (ε² = 0.017).</w:t>
      </w:r>
    </w:p>
    <w:p w:rsidR="00015D8D" w:rsidRPr="00864AA6" w:rsidRDefault="00A6439E" w:rsidP="00AB0F6E">
      <w:pPr>
        <w:spacing w:before="80" w:after="120" w:line="276" w:lineRule="auto"/>
        <w:jc w:val="both"/>
        <w:rPr>
          <w:rFonts w:ascii="Times New Roman" w:hAnsi="Times New Roman" w:cs="Times New Roman"/>
          <w:color w:val="000000" w:themeColor="text1"/>
          <w:sz w:val="24"/>
          <w:szCs w:val="24"/>
        </w:rPr>
      </w:pPr>
      <w:r w:rsidRPr="00864AA6">
        <w:rPr>
          <w:rFonts w:ascii="Times New Roman" w:hAnsi="Times New Roman" w:cs="Times New Roman"/>
          <w:color w:val="000000" w:themeColor="text1"/>
          <w:sz w:val="24"/>
          <w:szCs w:val="24"/>
        </w:rPr>
        <w:t>Generally, p</w:t>
      </w:r>
      <w:r w:rsidR="00E35EF0" w:rsidRPr="00864AA6">
        <w:rPr>
          <w:rFonts w:ascii="Times New Roman" w:hAnsi="Times New Roman" w:cs="Times New Roman"/>
          <w:color w:val="000000" w:themeColor="text1"/>
          <w:sz w:val="24"/>
          <w:szCs w:val="24"/>
        </w:rPr>
        <w:t>lant stage explained 1.6% of the variation in the bacterial community composition (PERMANOVA at ASV level, p = 0.001)</w:t>
      </w:r>
      <w:r w:rsidRPr="00864AA6">
        <w:rPr>
          <w:rFonts w:ascii="Times New Roman" w:hAnsi="Times New Roman" w:cs="Times New Roman"/>
          <w:color w:val="000000" w:themeColor="text1"/>
          <w:sz w:val="24"/>
          <w:szCs w:val="24"/>
        </w:rPr>
        <w:t>. By comparison, host genus explained 10.1% and plant family 6.0%</w:t>
      </w:r>
      <w:r w:rsidR="00E35EF0" w:rsidRPr="00864AA6">
        <w:rPr>
          <w:rFonts w:ascii="Times New Roman" w:hAnsi="Times New Roman" w:cs="Times New Roman"/>
          <w:color w:val="000000" w:themeColor="text1"/>
          <w:sz w:val="24"/>
          <w:szCs w:val="24"/>
        </w:rPr>
        <w:t xml:space="preserve">. Within each stage (genus level), host genus explained </w:t>
      </w:r>
      <w:r w:rsidRPr="00864AA6">
        <w:rPr>
          <w:rFonts w:ascii="Times New Roman" w:hAnsi="Times New Roman" w:cs="Times New Roman"/>
          <w:color w:val="000000" w:themeColor="text1"/>
          <w:sz w:val="24"/>
          <w:szCs w:val="24"/>
        </w:rPr>
        <w:t>more of the variation among seedlings (16.2%) than among seeds (8.3%)</w:t>
      </w:r>
      <w:r w:rsidR="00E35EF0" w:rsidRPr="00864AA6">
        <w:rPr>
          <w:rFonts w:ascii="Times New Roman" w:hAnsi="Times New Roman" w:cs="Times New Roman"/>
          <w:color w:val="000000" w:themeColor="text1"/>
          <w:sz w:val="24"/>
          <w:szCs w:val="24"/>
        </w:rPr>
        <w:t>.</w:t>
      </w:r>
      <w:r w:rsidR="002F061B" w:rsidRPr="00864AA6">
        <w:rPr>
          <w:rFonts w:ascii="Times New Roman" w:hAnsi="Times New Roman" w:cs="Times New Roman"/>
          <w:color w:val="000000" w:themeColor="text1"/>
          <w:sz w:val="24"/>
          <w:szCs w:val="24"/>
        </w:rPr>
        <w:t xml:space="preserve"> </w:t>
      </w:r>
      <w:r w:rsidRPr="00864AA6">
        <w:rPr>
          <w:rFonts w:ascii="Times New Roman" w:hAnsi="Times New Roman" w:cs="Times New Roman"/>
          <w:color w:val="000000" w:themeColor="text1"/>
          <w:sz w:val="24"/>
          <w:szCs w:val="24"/>
        </w:rPr>
        <w:t>DESeq2 and indicator species analysis jointly identified 171 stage-</w:t>
      </w:r>
      <w:r w:rsidR="00986496">
        <w:rPr>
          <w:rFonts w:ascii="Times New Roman" w:hAnsi="Times New Roman" w:cs="Times New Roman"/>
          <w:color w:val="000000" w:themeColor="text1"/>
          <w:sz w:val="24"/>
          <w:szCs w:val="24"/>
        </w:rPr>
        <w:t>specific</w:t>
      </w:r>
      <w:r w:rsidRPr="00864AA6">
        <w:rPr>
          <w:rFonts w:ascii="Times New Roman" w:hAnsi="Times New Roman" w:cs="Times New Roman"/>
          <w:color w:val="000000" w:themeColor="text1"/>
          <w:sz w:val="24"/>
          <w:szCs w:val="24"/>
        </w:rPr>
        <w:t xml:space="preserve"> ASVs (86 in seeds and 85 in seedlings)</w:t>
      </w:r>
      <w:r w:rsidR="00986496">
        <w:rPr>
          <w:rFonts w:ascii="Times New Roman" w:hAnsi="Times New Roman" w:cs="Times New Roman"/>
          <w:color w:val="000000" w:themeColor="text1"/>
          <w:sz w:val="24"/>
          <w:szCs w:val="24"/>
        </w:rPr>
        <w:t xml:space="preserve">, that mainly </w:t>
      </w:r>
      <w:r w:rsidRPr="00864AA6">
        <w:rPr>
          <w:rFonts w:ascii="Times New Roman" w:hAnsi="Times New Roman" w:cs="Times New Roman"/>
          <w:color w:val="000000" w:themeColor="text1"/>
          <w:sz w:val="24"/>
          <w:szCs w:val="24"/>
        </w:rPr>
        <w:t>belong</w:t>
      </w:r>
      <w:r w:rsidR="00986496">
        <w:rPr>
          <w:rFonts w:ascii="Times New Roman" w:hAnsi="Times New Roman" w:cs="Times New Roman"/>
          <w:color w:val="000000" w:themeColor="text1"/>
          <w:sz w:val="24"/>
          <w:szCs w:val="24"/>
        </w:rPr>
        <w:t xml:space="preserve">ed </w:t>
      </w:r>
      <w:r w:rsidRPr="00864AA6">
        <w:rPr>
          <w:rFonts w:ascii="Times New Roman" w:hAnsi="Times New Roman" w:cs="Times New Roman"/>
          <w:color w:val="000000" w:themeColor="text1"/>
          <w:sz w:val="24"/>
          <w:szCs w:val="24"/>
        </w:rPr>
        <w:t>to 23 genera.</w:t>
      </w:r>
      <w:r w:rsidR="002F061B" w:rsidRPr="00864AA6">
        <w:rPr>
          <w:rFonts w:ascii="Times New Roman" w:hAnsi="Times New Roman" w:cs="Times New Roman"/>
          <w:color w:val="000000" w:themeColor="text1"/>
          <w:sz w:val="24"/>
          <w:szCs w:val="24"/>
        </w:rPr>
        <w:t xml:space="preserve"> </w:t>
      </w:r>
      <w:r w:rsidRPr="00864AA6">
        <w:rPr>
          <w:rFonts w:ascii="Times New Roman" w:hAnsi="Times New Roman" w:cs="Times New Roman"/>
          <w:i/>
          <w:iCs/>
          <w:color w:val="000000" w:themeColor="text1"/>
          <w:sz w:val="24"/>
          <w:szCs w:val="24"/>
        </w:rPr>
        <w:t>Bacillus</w:t>
      </w:r>
      <w:r w:rsidRPr="00864AA6">
        <w:rPr>
          <w:rFonts w:ascii="Times New Roman" w:hAnsi="Times New Roman" w:cs="Times New Roman"/>
          <w:color w:val="000000" w:themeColor="text1"/>
          <w:sz w:val="24"/>
          <w:szCs w:val="24"/>
        </w:rPr>
        <w:t xml:space="preserve"> was the most consistently seedling-enriched genus, higher in seedlings in four of five plant families and five of six host genera (pooled Hedges' g = 0.58 and 0.64)</w:t>
      </w:r>
      <w:r w:rsidRPr="00864AA6">
        <w:rPr>
          <w:rFonts w:ascii="Times New Roman" w:hAnsi="Times New Roman" w:cs="Times New Roman"/>
          <w:i/>
          <w:iCs/>
          <w:color w:val="000000" w:themeColor="text1"/>
          <w:sz w:val="24"/>
          <w:szCs w:val="24"/>
        </w:rPr>
        <w:t>. Exiguobacterium was</w:t>
      </w:r>
      <w:r w:rsidRPr="00864AA6">
        <w:rPr>
          <w:rFonts w:ascii="Times New Roman" w:hAnsi="Times New Roman" w:cs="Times New Roman"/>
          <w:color w:val="000000" w:themeColor="text1"/>
          <w:sz w:val="24"/>
          <w:szCs w:val="24"/>
        </w:rPr>
        <w:t xml:space="preserve"> the most seed-enriched genus within plant families (g = −0.91, 95% CI −1.61 to −0.21), although neither genus kept a significant effect after correction for multiple testing. </w:t>
      </w:r>
      <w:r w:rsidR="002F061B" w:rsidRPr="00864AA6">
        <w:rPr>
          <w:rFonts w:ascii="Times New Roman" w:hAnsi="Times New Roman" w:cs="Times New Roman"/>
          <w:color w:val="000000" w:themeColor="text1"/>
          <w:sz w:val="24"/>
          <w:szCs w:val="24"/>
        </w:rPr>
        <w:t xml:space="preserve">Alpha diversity showed no host phylogenetic signal </w:t>
      </w:r>
      <w:r w:rsidRPr="00864AA6">
        <w:rPr>
          <w:rFonts w:ascii="Times New Roman" w:hAnsi="Times New Roman" w:cs="Times New Roman"/>
          <w:color w:val="000000" w:themeColor="text1"/>
          <w:sz w:val="24"/>
          <w:szCs w:val="24"/>
        </w:rPr>
        <w:t>(Blomberg's K ≤ 0.15, all p ≥ 0.35). Host–microbe phylosymbiosis was evident only for seed communities</w:t>
      </w:r>
      <w:r w:rsidR="002F061B" w:rsidRPr="00864AA6">
        <w:rPr>
          <w:rFonts w:ascii="Times New Roman" w:hAnsi="Times New Roman" w:cs="Times New Roman"/>
          <w:color w:val="000000" w:themeColor="text1"/>
          <w:sz w:val="24"/>
          <w:szCs w:val="24"/>
        </w:rPr>
        <w:t xml:space="preserve"> at the ASV level (Mantel r = 0.60, p = 0.004). </w:t>
      </w:r>
      <w:r w:rsidRPr="00864AA6">
        <w:rPr>
          <w:rFonts w:ascii="Times New Roman" w:hAnsi="Times New Roman" w:cs="Times New Roman"/>
          <w:color w:val="000000" w:themeColor="text1"/>
          <w:sz w:val="24"/>
          <w:szCs w:val="24"/>
        </w:rPr>
        <w:t>A null-model screen of host breadth identified</w:t>
      </w:r>
      <w:r w:rsidR="002F061B" w:rsidRPr="00864AA6">
        <w:rPr>
          <w:rFonts w:ascii="Times New Roman" w:hAnsi="Times New Roman" w:cs="Times New Roman"/>
          <w:color w:val="000000" w:themeColor="text1"/>
          <w:sz w:val="24"/>
          <w:szCs w:val="24"/>
        </w:rPr>
        <w:t xml:space="preserve"> 241 host-generalist ASVs (on six or more host species) and 1,120 host specialists (on one). </w:t>
      </w:r>
      <w:r w:rsidRPr="00864AA6">
        <w:rPr>
          <w:rFonts w:ascii="Times New Roman" w:hAnsi="Times New Roman" w:cs="Times New Roman"/>
          <w:color w:val="000000" w:themeColor="text1"/>
          <w:sz w:val="24"/>
          <w:szCs w:val="24"/>
        </w:rPr>
        <w:t>Generalists belonged exclusively to the phyla Proteobacteria, Firmicutes, and Actinobacteriota, and none was predicted to be anaerobic.</w:t>
      </w:r>
      <w:r w:rsidR="00911132" w:rsidRPr="00864AA6">
        <w:rPr>
          <w:rFonts w:ascii="Times New Roman" w:hAnsi="Times New Roman" w:cs="Times New Roman"/>
          <w:color w:val="000000" w:themeColor="text1"/>
          <w:sz w:val="24"/>
          <w:szCs w:val="24"/>
        </w:rPr>
        <w:t xml:space="preserve"> </w:t>
      </w:r>
      <w:r w:rsidRPr="00864AA6">
        <w:rPr>
          <w:rFonts w:ascii="Times New Roman" w:hAnsi="Times New Roman" w:cs="Times New Roman"/>
          <w:color w:val="000000" w:themeColor="text1"/>
          <w:sz w:val="24"/>
          <w:szCs w:val="24"/>
        </w:rPr>
        <w:t>The seed-to-seedling transition is therefore host-contingent. Seedling-inoculant strategies built on stage-level generalisations could miss the host context in which they are deployed. Balanced multi-host sampling and functional data are needed to test these patterns robustly.</w:t>
      </w:r>
    </w:p>
    <w:p w:rsidR="00015D8D" w:rsidRPr="00864AA6" w:rsidRDefault="002F061B" w:rsidP="00AB0F6E">
      <w:pPr>
        <w:spacing w:before="80" w:after="120" w:line="276" w:lineRule="auto"/>
        <w:jc w:val="both"/>
        <w:rPr>
          <w:rFonts w:ascii="Times New Roman" w:hAnsi="Times New Roman" w:cs="Times New Roman"/>
          <w:color w:val="000000" w:themeColor="text1"/>
          <w:sz w:val="24"/>
          <w:szCs w:val="24"/>
        </w:rPr>
      </w:pPr>
      <w:r w:rsidRPr="00864AA6">
        <w:rPr>
          <w:rFonts w:ascii="Times New Roman" w:hAnsi="Times New Roman" w:cs="Times New Roman"/>
          <w:b/>
          <w:bCs/>
          <w:color w:val="000000" w:themeColor="text1"/>
          <w:sz w:val="24"/>
          <w:szCs w:val="24"/>
        </w:rPr>
        <w:t xml:space="preserve">Keywords: </w:t>
      </w:r>
      <w:r w:rsidRPr="00864AA6">
        <w:rPr>
          <w:rFonts w:ascii="Times New Roman" w:hAnsi="Times New Roman" w:cs="Times New Roman"/>
          <w:color w:val="000000" w:themeColor="text1"/>
          <w:sz w:val="24"/>
          <w:szCs w:val="24"/>
        </w:rPr>
        <w:t>seed microbiome</w:t>
      </w:r>
      <w:r w:rsidR="00C323CB" w:rsidRPr="00864AA6">
        <w:rPr>
          <w:rFonts w:ascii="Times New Roman" w:hAnsi="Times New Roman" w:cs="Times New Roman"/>
          <w:color w:val="000000" w:themeColor="text1"/>
          <w:sz w:val="24"/>
          <w:szCs w:val="24"/>
        </w:rPr>
        <w:t>,</w:t>
      </w:r>
      <w:r w:rsidRPr="00864AA6">
        <w:rPr>
          <w:rFonts w:ascii="Times New Roman" w:hAnsi="Times New Roman" w:cs="Times New Roman"/>
          <w:color w:val="000000" w:themeColor="text1"/>
          <w:sz w:val="24"/>
          <w:szCs w:val="24"/>
        </w:rPr>
        <w:t xml:space="preserve"> seedling microbiome</w:t>
      </w:r>
      <w:r w:rsidR="00C323CB" w:rsidRPr="00864AA6">
        <w:rPr>
          <w:rFonts w:ascii="Times New Roman" w:hAnsi="Times New Roman" w:cs="Times New Roman"/>
          <w:color w:val="000000" w:themeColor="text1"/>
          <w:sz w:val="24"/>
          <w:szCs w:val="24"/>
        </w:rPr>
        <w:t xml:space="preserve">, </w:t>
      </w:r>
      <w:r w:rsidRPr="00864AA6">
        <w:rPr>
          <w:rFonts w:ascii="Times New Roman" w:hAnsi="Times New Roman" w:cs="Times New Roman"/>
          <w:color w:val="000000" w:themeColor="text1"/>
          <w:sz w:val="24"/>
          <w:szCs w:val="24"/>
        </w:rPr>
        <w:t>16S rRNA</w:t>
      </w:r>
      <w:r w:rsidR="00C323CB" w:rsidRPr="00864AA6">
        <w:rPr>
          <w:rFonts w:ascii="Times New Roman" w:hAnsi="Times New Roman" w:cs="Times New Roman"/>
          <w:color w:val="000000" w:themeColor="text1"/>
          <w:sz w:val="24"/>
          <w:szCs w:val="24"/>
        </w:rPr>
        <w:t xml:space="preserve">, and </w:t>
      </w:r>
      <w:r w:rsidRPr="00864AA6">
        <w:rPr>
          <w:rFonts w:ascii="Times New Roman" w:hAnsi="Times New Roman" w:cs="Times New Roman"/>
          <w:color w:val="000000" w:themeColor="text1"/>
          <w:sz w:val="24"/>
          <w:szCs w:val="24"/>
        </w:rPr>
        <w:t>developmental stage</w:t>
      </w:r>
    </w:p>
    <w:p w:rsidR="00826FC9" w:rsidRPr="00864AA6" w:rsidRDefault="00826FC9" w:rsidP="00AB0F6E">
      <w:pPr>
        <w:pStyle w:val="Heading1"/>
        <w:spacing w:line="276" w:lineRule="auto"/>
        <w:rPr>
          <w:rFonts w:ascii="Times New Roman" w:hAnsi="Times New Roman" w:cs="Times New Roman"/>
          <w:color w:val="000000" w:themeColor="text1"/>
          <w:sz w:val="24"/>
          <w:szCs w:val="24"/>
        </w:rPr>
      </w:pPr>
      <w:r w:rsidRPr="00864AA6">
        <w:rPr>
          <w:rFonts w:ascii="Times New Roman" w:hAnsi="Times New Roman" w:cs="Times New Roman"/>
          <w:color w:val="000000" w:themeColor="text1"/>
          <w:sz w:val="24"/>
          <w:szCs w:val="24"/>
        </w:rPr>
        <w:br w:type="page"/>
      </w:r>
    </w:p>
    <w:p w:rsidR="00015D8D" w:rsidRPr="00864AA6" w:rsidRDefault="002F061B" w:rsidP="00AB0F6E">
      <w:pPr>
        <w:pStyle w:val="Heading1"/>
        <w:spacing w:line="276" w:lineRule="auto"/>
        <w:rPr>
          <w:rFonts w:ascii="Times New Roman" w:hAnsi="Times New Roman" w:cs="Times New Roman"/>
          <w:color w:val="000000" w:themeColor="text1"/>
          <w:sz w:val="24"/>
          <w:szCs w:val="24"/>
        </w:rPr>
      </w:pPr>
      <w:r w:rsidRPr="00864AA6">
        <w:rPr>
          <w:rFonts w:ascii="Times New Roman" w:hAnsi="Times New Roman" w:cs="Times New Roman"/>
          <w:color w:val="000000" w:themeColor="text1"/>
          <w:sz w:val="24"/>
          <w:szCs w:val="24"/>
        </w:rPr>
        <w:lastRenderedPageBreak/>
        <w:t>Background</w:t>
      </w:r>
    </w:p>
    <w:p w:rsidR="00015D8D" w:rsidRPr="00864AA6" w:rsidRDefault="00C323CB" w:rsidP="00AB0F6E">
      <w:pPr>
        <w:spacing w:before="80" w:after="120" w:line="276" w:lineRule="auto"/>
        <w:jc w:val="both"/>
        <w:rPr>
          <w:rFonts w:ascii="Times New Roman" w:hAnsi="Times New Roman" w:cs="Times New Roman"/>
          <w:color w:val="000000" w:themeColor="text1"/>
          <w:sz w:val="24"/>
          <w:szCs w:val="24"/>
        </w:rPr>
      </w:pPr>
      <w:r w:rsidRPr="00864AA6">
        <w:rPr>
          <w:rFonts w:ascii="Times New Roman" w:hAnsi="Times New Roman" w:cs="Times New Roman"/>
          <w:color w:val="000000" w:themeColor="text1"/>
          <w:sz w:val="24"/>
          <w:szCs w:val="24"/>
        </w:rPr>
        <w:t xml:space="preserve">There is increasing need for </w:t>
      </w:r>
      <w:r w:rsidR="002F061B" w:rsidRPr="00864AA6">
        <w:rPr>
          <w:rFonts w:ascii="Times New Roman" w:hAnsi="Times New Roman" w:cs="Times New Roman"/>
          <w:color w:val="000000" w:themeColor="text1"/>
          <w:sz w:val="24"/>
          <w:szCs w:val="24"/>
        </w:rPr>
        <w:t xml:space="preserve">resilient crops </w:t>
      </w:r>
      <w:r w:rsidR="00911132" w:rsidRPr="00864AA6">
        <w:rPr>
          <w:rFonts w:ascii="Times New Roman" w:hAnsi="Times New Roman" w:cs="Times New Roman"/>
          <w:color w:val="000000" w:themeColor="text1"/>
          <w:sz w:val="24"/>
          <w:szCs w:val="24"/>
        </w:rPr>
        <w:t xml:space="preserve">in light of increasing </w:t>
      </w:r>
      <w:r w:rsidR="002F061B" w:rsidRPr="00864AA6">
        <w:rPr>
          <w:rFonts w:ascii="Times New Roman" w:hAnsi="Times New Roman" w:cs="Times New Roman"/>
          <w:color w:val="000000" w:themeColor="text1"/>
          <w:sz w:val="24"/>
          <w:szCs w:val="24"/>
        </w:rPr>
        <w:t>global food demand</w:t>
      </w:r>
      <w:r w:rsidR="008B4481" w:rsidRPr="00864AA6">
        <w:rPr>
          <w:rFonts w:ascii="Times New Roman" w:hAnsi="Times New Roman" w:cs="Times New Roman"/>
          <w:color w:val="000000" w:themeColor="text1"/>
          <w:sz w:val="24"/>
          <w:szCs w:val="24"/>
        </w:rPr>
        <w:t xml:space="preserve">, amidst </w:t>
      </w:r>
      <w:r w:rsidR="002F061B" w:rsidRPr="00864AA6">
        <w:rPr>
          <w:rFonts w:ascii="Times New Roman" w:hAnsi="Times New Roman" w:cs="Times New Roman"/>
          <w:color w:val="000000" w:themeColor="text1"/>
          <w:sz w:val="24"/>
          <w:szCs w:val="24"/>
        </w:rPr>
        <w:t>climate change reshap</w:t>
      </w:r>
      <w:r w:rsidR="008B4481" w:rsidRPr="00864AA6">
        <w:rPr>
          <w:rFonts w:ascii="Times New Roman" w:hAnsi="Times New Roman" w:cs="Times New Roman"/>
          <w:color w:val="000000" w:themeColor="text1"/>
          <w:sz w:val="24"/>
          <w:szCs w:val="24"/>
        </w:rPr>
        <w:t xml:space="preserve">ing </w:t>
      </w:r>
      <w:r w:rsidR="002F061B" w:rsidRPr="00864AA6">
        <w:rPr>
          <w:rFonts w:ascii="Times New Roman" w:hAnsi="Times New Roman" w:cs="Times New Roman"/>
          <w:color w:val="000000" w:themeColor="text1"/>
          <w:sz w:val="24"/>
          <w:szCs w:val="24"/>
        </w:rPr>
        <w:t>the environments in which those crops are grown</w:t>
      </w:r>
      <w:r w:rsidR="00911132" w:rsidRPr="00864AA6">
        <w:rPr>
          <w:rFonts w:ascii="Times New Roman" w:hAnsi="Times New Roman" w:cs="Times New Roman"/>
          <w:color w:val="000000" w:themeColor="text1"/>
          <w:sz w:val="24"/>
          <w:szCs w:val="24"/>
        </w:rPr>
        <w:t>.</w:t>
      </w:r>
      <w:r w:rsidR="006F6C88" w:rsidRPr="00864AA6">
        <w:rPr>
          <w:rFonts w:ascii="Times New Roman" w:hAnsi="Times New Roman" w:cs="Times New Roman"/>
          <w:color w:val="000000" w:themeColor="text1"/>
          <w:sz w:val="24"/>
          <w:szCs w:val="24"/>
        </w:rPr>
        <w:t xml:space="preserve"> </w:t>
      </w:r>
      <w:r w:rsidRPr="00864AA6">
        <w:rPr>
          <w:rFonts w:ascii="Times New Roman" w:hAnsi="Times New Roman" w:cs="Times New Roman"/>
          <w:color w:val="000000" w:themeColor="text1"/>
          <w:sz w:val="24"/>
          <w:szCs w:val="24"/>
        </w:rPr>
        <w:t>This has, in part, inspired research</w:t>
      </w:r>
      <w:r w:rsidR="007E2443" w:rsidRPr="00864AA6">
        <w:rPr>
          <w:rFonts w:ascii="Times New Roman" w:hAnsi="Times New Roman" w:cs="Times New Roman"/>
          <w:color w:val="000000" w:themeColor="text1"/>
          <w:sz w:val="24"/>
          <w:szCs w:val="24"/>
        </w:rPr>
        <w:t xml:space="preserve"> and development of microbi</w:t>
      </w:r>
      <w:r w:rsidR="006F6C88" w:rsidRPr="00864AA6">
        <w:rPr>
          <w:rFonts w:ascii="Times New Roman" w:hAnsi="Times New Roman" w:cs="Times New Roman"/>
          <w:color w:val="000000" w:themeColor="text1"/>
          <w:sz w:val="24"/>
          <w:szCs w:val="24"/>
        </w:rPr>
        <w:t xml:space="preserve">ome-based </w:t>
      </w:r>
      <w:r w:rsidR="007E2443" w:rsidRPr="00864AA6">
        <w:rPr>
          <w:rFonts w:ascii="Times New Roman" w:hAnsi="Times New Roman" w:cs="Times New Roman"/>
          <w:color w:val="000000" w:themeColor="text1"/>
          <w:sz w:val="24"/>
          <w:szCs w:val="24"/>
        </w:rPr>
        <w:t>products</w:t>
      </w:r>
      <w:r w:rsidR="006F6C88" w:rsidRPr="00864AA6">
        <w:rPr>
          <w:rFonts w:ascii="Times New Roman" w:hAnsi="Times New Roman" w:cs="Times New Roman"/>
          <w:color w:val="000000" w:themeColor="text1"/>
          <w:sz w:val="24"/>
          <w:szCs w:val="24"/>
        </w:rPr>
        <w:t xml:space="preserve"> for enhancing plant health and productivity </w:t>
      </w:r>
      <w:bookmarkStart w:id="0" w:name="_Hlk240978740"/>
      <w:r w:rsidR="00CF5A3D" w:rsidRPr="00864AA6">
        <w:rPr>
          <w:rFonts w:ascii="Times New Roman" w:hAnsi="Times New Roman" w:cs="Times New Roman"/>
          <w:color w:val="000000" w:themeColor="text1"/>
          <w:sz w:val="24"/>
          <w:szCs w:val="24"/>
        </w:rPr>
        <w:fldChar w:fldCharType="begin"/>
      </w:r>
      <w:r w:rsidR="006F6C88" w:rsidRPr="00864AA6">
        <w:rPr>
          <w:rFonts w:ascii="Times New Roman" w:hAnsi="Times New Roman" w:cs="Times New Roman"/>
          <w:color w:val="000000" w:themeColor="text1"/>
          <w:sz w:val="24"/>
          <w:szCs w:val="24"/>
        </w:rPr>
        <w:instrText xml:space="preserve"> ADDIN ZOTERO_ITEM CSL_CITATION {"citationID":"wZbrxIKv","properties":{"unsorted":false,"formattedCitation":"(Singh {\\i{}et al.}, 2020; Trivedi {\\i{}et al.}, 2020; Compant {\\i{}et al.}, 2025)","plainCitation":"(Singh et al., 2020; Trivedi et al., 2020; Compant et al., 2025)","noteIndex":0},"citationItems":[{"id":22423,"uris":["http://zotero.org/users/11386985/items/7KNIRW7B"],"itemData":{"id":22423,"type":"article-journal","abstract":"A global assessment of the structure and function of the crop microbiome is urgently needed for the development of effective and rationally designed microbiome technologies for sustainable agriculture. Such an effort will provide new knowledge on the key ecological and evolutionary interactions between plant species and their microbiomes that can be harnessed for increasing agriculture productivity.","container-title":"Nature Reviews Microbiology","DOI":"10.1038/s41579-020-00446-y","ISSN":"1740-1534","issue":"11","journalAbbreviation":"Nat Rev Microbiol","language":"en","license":"2020 Springer Nature Limited","page":"601-602","publisher":"Nature Publishing Group","source":"www.nature.com","title":"Crop microbiome and sustainable agriculture","URL":"https://www.nature.com/articles/s41579-020-00446-y","volume":"18","author":[{"family":"Singh","given":"Brajesh K."},{"family":"Trivedi","given":"Pankaj"},{"family":"Egidi","given":"Eleonora"},{"family":"Macdonald","given":"Catriona A."},{"family":"Delgado-Baquerizo","given":"Manuel"}],"accessed":{"date-parts":[["2026",9,22]]},"issued":{"date-parts":[["2020",11]]}}},{"id":22429,"uris":["http://zotero.org/users/11386985/items/GVMXYERU"],"itemData":{"id":22429,"type":"article-journal","abstract":"Healthy plants host diverse but taxonomically structured communities of microorganisms, the plant microbiota, that colonize every accessible plant tissue. Plant-associated microbiomes confer fitness advantages to the plant host, including growth promotion, nutrient uptake, stress tolerance and resistance to pathogens. In this Review, we explore how plant microbiome research has unravelled the complex network of genetic, biochemical, physical and metabolic interactions among the plant, the associated microbial communities and the environment. We also discuss how those interactions shape the assembly of plant-associated microbiomes and modulate their beneficial traits, such as nutrient acquisition and plant health, in addition to highlighting knowledge gaps and future directions.","container-title":"Nature Reviews Microbiology","DOI":"10.1038/s41579-020-0412-1","ISSN":"1740-1534","issue":"11","journalAbbreviation":"Nat Rev Microbiol","language":"en","license":"2020 Springer Nature Limited","page":"607-621","publisher":"Nature Publishing Group","source":"www.nature.com","title":"Plant–microbiome interactions: from community assembly to plant health","title-short":"Plant–microbiome interactions","URL":"https://www.nature.com/articles/s41579-020-0412-1","volume":"18","author":[{"family":"Trivedi","given":"Pankaj"},{"family":"Leach","given":"Jan E."},{"family":"Tringe","given":"Susannah G."},{"family":"Sa","given":"Tongmin"},{"family":"Singh","given":"Brajesh K."}],"accessed":{"date-parts":[["2026",9,22]]},"issued":{"date-parts":[["2020",11]]}}},{"id":22430,"uris":["http://zotero.org/users/11386985/items/ZW93CAZN"],"itemData":{"id":22430,"type":"article-journal","abstract":"Global research on the plant microbiome has enhanced our understanding of the complex interactions between plants and microorganisms. The structure and functions of plant-associated microorganisms, as well as the genetic, biochemical, physical and metabolic factors that influence the beneficial traits of plant microbiota have also been intensively studied. Harnessing the plant microbiome has led to the development of various microbial applications to improve crop productivity in the face of a range of challenges, for example, climate change, abiotic and biotic stresses, and declining soil properties. Microorganisms, particularly nitrogen-fixing rhizobia as well as mycorrhizae and biocontrol agents, have been applied for decades to improve plant nutrition and health. Still, there are limitations regarding efficacy and consistency under field conditions. Also, the wealth of expanding knowledge on microbiome diversity, functions and interactions represents a huge source of information to exploit for new types of application. In this Review, we explore plant microbiome functions, mechanisms, assembly and types of interaction, and discuss current applications and their pitfalls. Furthermore, we elaborate on how the latest findings in plant microbiome research may lead to the development of new or more advanced applications. Finally, we discuss research gaps to fully leverage microbiome functions for sustainable plant production.","container-title":"Nature Reviews Microbiology","DOI":"10.1038/s41579-024-01079-1","ISSN":"1740-1534","issue":"1","journalAbbreviation":"Nat Rev Microbiol","language":"en","license":"2024 Springer Nature Limited","page":"9-23","publisher":"Nature Publishing Group","source":"www.nature.com","title":"Harnessing the plant microbiome for sustainable crop production","URL":"https://www.nature.com/articles/s41579-024-01079-1","volume":"23","author":[{"family":"Compant","given":"Stéphane"},{"family":"Cassan","given":"Fabricio"},{"family":"Kostić","given":"Tanja"},{"family":"Johnson","given":"Linda"},{"family":"Brader","given":"Günter"},{"family":"Trognitz","given":"Friederike"},{"family":"Sessitsch","given":"Angela"}],"accessed":{"date-parts":[["2026",9,22]]},"issued":{"date-parts":[["2025",1]]}}}],"schema":"https://github.com/citation-style-language/schema/raw/master/csl-citation.json"} </w:instrText>
      </w:r>
      <w:r w:rsidR="00CF5A3D" w:rsidRPr="00864AA6">
        <w:rPr>
          <w:rFonts w:ascii="Times New Roman" w:hAnsi="Times New Roman" w:cs="Times New Roman"/>
          <w:color w:val="000000" w:themeColor="text1"/>
          <w:sz w:val="24"/>
          <w:szCs w:val="24"/>
        </w:rPr>
        <w:fldChar w:fldCharType="separate"/>
      </w:r>
      <w:r w:rsidR="00905B3B" w:rsidRPr="007968A8">
        <w:rPr>
          <w:rFonts w:ascii="Times New Roman" w:hAnsi="Times New Roman" w:cs="Times New Roman"/>
          <w:color w:val="000000"/>
          <w:sz w:val="24"/>
          <w:szCs w:val="24"/>
        </w:rPr>
        <w:t xml:space="preserve">(Singh </w:t>
      </w:r>
      <w:r w:rsidR="00905B3B" w:rsidRPr="007968A8">
        <w:rPr>
          <w:rFonts w:ascii="Times New Roman" w:hAnsi="Times New Roman" w:cs="Times New Roman"/>
          <w:i/>
          <w:iCs/>
          <w:color w:val="000000"/>
          <w:sz w:val="24"/>
          <w:szCs w:val="24"/>
        </w:rPr>
        <w:t>et al.</w:t>
      </w:r>
      <w:r w:rsidR="00905B3B" w:rsidRPr="007968A8">
        <w:rPr>
          <w:rFonts w:ascii="Times New Roman" w:hAnsi="Times New Roman" w:cs="Times New Roman"/>
          <w:color w:val="000000"/>
          <w:sz w:val="24"/>
          <w:szCs w:val="24"/>
        </w:rPr>
        <w:t xml:space="preserve">, 2020; Trivedi </w:t>
      </w:r>
      <w:r w:rsidR="00905B3B" w:rsidRPr="007968A8">
        <w:rPr>
          <w:rFonts w:ascii="Times New Roman" w:hAnsi="Times New Roman" w:cs="Times New Roman"/>
          <w:i/>
          <w:iCs/>
          <w:color w:val="000000"/>
          <w:sz w:val="24"/>
          <w:szCs w:val="24"/>
        </w:rPr>
        <w:t>et al.</w:t>
      </w:r>
      <w:r w:rsidR="00905B3B" w:rsidRPr="007968A8">
        <w:rPr>
          <w:rFonts w:ascii="Times New Roman" w:hAnsi="Times New Roman" w:cs="Times New Roman"/>
          <w:color w:val="000000"/>
          <w:sz w:val="24"/>
          <w:szCs w:val="24"/>
        </w:rPr>
        <w:t xml:space="preserve">, 2020; Compant </w:t>
      </w:r>
      <w:r w:rsidR="00905B3B" w:rsidRPr="007968A8">
        <w:rPr>
          <w:rFonts w:ascii="Times New Roman" w:hAnsi="Times New Roman" w:cs="Times New Roman"/>
          <w:i/>
          <w:iCs/>
          <w:color w:val="000000"/>
          <w:sz w:val="24"/>
          <w:szCs w:val="24"/>
        </w:rPr>
        <w:t>et al.</w:t>
      </w:r>
      <w:r w:rsidR="00905B3B" w:rsidRPr="007968A8">
        <w:rPr>
          <w:rFonts w:ascii="Times New Roman" w:hAnsi="Times New Roman" w:cs="Times New Roman"/>
          <w:color w:val="000000"/>
          <w:sz w:val="24"/>
          <w:szCs w:val="24"/>
        </w:rPr>
        <w:t>, 2025)</w:t>
      </w:r>
      <w:r w:rsidR="00CF5A3D" w:rsidRPr="00864AA6">
        <w:rPr>
          <w:rFonts w:ascii="Times New Roman" w:hAnsi="Times New Roman" w:cs="Times New Roman"/>
          <w:color w:val="000000" w:themeColor="text1"/>
          <w:sz w:val="24"/>
          <w:szCs w:val="24"/>
        </w:rPr>
        <w:fldChar w:fldCharType="end"/>
      </w:r>
      <w:r w:rsidR="00CF5A3D" w:rsidRPr="00864AA6">
        <w:rPr>
          <w:rFonts w:ascii="Times New Roman" w:hAnsi="Times New Roman" w:cs="Times New Roman"/>
          <w:color w:val="000000" w:themeColor="text1"/>
          <w:sz w:val="24"/>
          <w:szCs w:val="24"/>
        </w:rPr>
        <w:t xml:space="preserve">. </w:t>
      </w:r>
      <w:r w:rsidR="002F061B" w:rsidRPr="00864AA6">
        <w:rPr>
          <w:rFonts w:ascii="Times New Roman" w:hAnsi="Times New Roman" w:cs="Times New Roman"/>
          <w:color w:val="000000" w:themeColor="text1"/>
          <w:sz w:val="24"/>
          <w:szCs w:val="24"/>
        </w:rPr>
        <w:t xml:space="preserve">Regulatory restrictions on </w:t>
      </w:r>
      <w:r w:rsidRPr="00864AA6">
        <w:rPr>
          <w:rFonts w:ascii="Times New Roman" w:hAnsi="Times New Roman" w:cs="Times New Roman"/>
          <w:color w:val="000000" w:themeColor="text1"/>
          <w:sz w:val="24"/>
          <w:szCs w:val="24"/>
        </w:rPr>
        <w:t>chemical fertilisers and pesticides further reduce</w:t>
      </w:r>
      <w:bookmarkEnd w:id="0"/>
      <w:r w:rsidR="002F061B" w:rsidRPr="00864AA6">
        <w:rPr>
          <w:rFonts w:ascii="Times New Roman" w:hAnsi="Times New Roman" w:cs="Times New Roman"/>
          <w:color w:val="000000" w:themeColor="text1"/>
          <w:sz w:val="24"/>
          <w:szCs w:val="24"/>
        </w:rPr>
        <w:t xml:space="preserve"> the productivity gains </w:t>
      </w:r>
      <w:r w:rsidR="00CF5A3D" w:rsidRPr="00864AA6">
        <w:rPr>
          <w:rFonts w:ascii="Times New Roman" w:hAnsi="Times New Roman" w:cs="Times New Roman"/>
          <w:color w:val="000000" w:themeColor="text1"/>
          <w:sz w:val="24"/>
          <w:szCs w:val="24"/>
        </w:rPr>
        <w:t xml:space="preserve">that can be </w:t>
      </w:r>
      <w:r w:rsidR="008162DF" w:rsidRPr="00864AA6">
        <w:rPr>
          <w:rFonts w:ascii="Times New Roman" w:hAnsi="Times New Roman" w:cs="Times New Roman"/>
          <w:color w:val="000000" w:themeColor="text1"/>
          <w:sz w:val="24"/>
          <w:szCs w:val="24"/>
        </w:rPr>
        <w:t xml:space="preserve">derived </w:t>
      </w:r>
      <w:r w:rsidR="00CF5A3D" w:rsidRPr="00864AA6">
        <w:rPr>
          <w:rFonts w:ascii="Times New Roman" w:hAnsi="Times New Roman" w:cs="Times New Roman"/>
          <w:color w:val="000000" w:themeColor="text1"/>
          <w:sz w:val="24"/>
          <w:szCs w:val="24"/>
        </w:rPr>
        <w:t>from us</w:t>
      </w:r>
      <w:r w:rsidR="008162DF" w:rsidRPr="00864AA6">
        <w:rPr>
          <w:rFonts w:ascii="Times New Roman" w:hAnsi="Times New Roman" w:cs="Times New Roman"/>
          <w:color w:val="000000" w:themeColor="text1"/>
          <w:sz w:val="24"/>
          <w:szCs w:val="24"/>
        </w:rPr>
        <w:t>ing</w:t>
      </w:r>
      <w:r w:rsidR="00CF5A3D" w:rsidRPr="00864AA6">
        <w:rPr>
          <w:rFonts w:ascii="Times New Roman" w:hAnsi="Times New Roman" w:cs="Times New Roman"/>
          <w:color w:val="000000" w:themeColor="text1"/>
          <w:sz w:val="24"/>
          <w:szCs w:val="24"/>
        </w:rPr>
        <w:t xml:space="preserve"> </w:t>
      </w:r>
      <w:r w:rsidR="002F061B" w:rsidRPr="00864AA6">
        <w:rPr>
          <w:rFonts w:ascii="Times New Roman" w:hAnsi="Times New Roman" w:cs="Times New Roman"/>
          <w:color w:val="000000" w:themeColor="text1"/>
          <w:sz w:val="24"/>
          <w:szCs w:val="24"/>
        </w:rPr>
        <w:t xml:space="preserve">synthetic inputs </w:t>
      </w:r>
      <w:r w:rsidR="00CF5A3D" w:rsidRPr="00864AA6">
        <w:rPr>
          <w:rFonts w:ascii="Times New Roman" w:hAnsi="Times New Roman" w:cs="Times New Roman"/>
          <w:color w:val="000000" w:themeColor="text1"/>
          <w:sz w:val="24"/>
          <w:szCs w:val="24"/>
        </w:rPr>
        <w:fldChar w:fldCharType="begin"/>
      </w:r>
      <w:r w:rsidR="00CF5A3D" w:rsidRPr="00864AA6">
        <w:rPr>
          <w:rFonts w:ascii="Times New Roman" w:hAnsi="Times New Roman" w:cs="Times New Roman"/>
          <w:color w:val="000000" w:themeColor="text1"/>
          <w:sz w:val="24"/>
          <w:szCs w:val="24"/>
        </w:rPr>
        <w:instrText xml:space="preserve"> ADDIN ZOTERO_ITEM CSL_CITATION {"citationID":"J6qB4fX1","properties":{"unsorted":false,"formattedCitation":"(Cuadros-Casanova {\\i{}et al.}, 2023)","plainCitation":"(Cuadros-Casanova et al., 2023)","noteIndex":0},"citationItems":[{"id":22424,"uris":["http://zotero.org/users/11386985/items/5WMKRS2W"],"itemData":{"id":22424,"type":"article-journal","abstract":"The Common Agricultural Policy (CAP) is the European Union's main instrument for agricultural planning, with a new reform approved for 2023–2027. The CAP intends to align with the European Green Deal (EGD), a set of policy initiatives underpinning sustainable development and climate neutrality in the European Union (EU), but several flaws cast doubts about the compatibility of the objectives of these 2 policies. We reviewed recent literature on the potential of CAP environmental objectives for integration with the EGD: protection of biodiversity, climate change mitigation and adaptation, and sustainable management of natural resources. The CAP lacks appropriate planning measures, furthering instead risks to biodiversity and ecosystem services driven by landscape and biotic homogenization. Funding allocation mechanisms are not tailored to mitigate agricultural emissions, decreasing the efficiency of climate mitigation actions. The legislation subsidies farmers making extensive use of synthetic inputs without adequately supporting organic production, hindering the transition toward sustainable practices. We recommend proper control mechanisms be introduced in CAP Strategic Plans from each member state to ensure the EU is set on a sustainable production and consumption path. These include proportional assignment of funds to each CAP objective, quantitative targets to set goals and evidence-based interventions, and relevant indicators to facilitate effective monitoring of environmental performance. Both the CAP and the EGD should maintain ambitious environmental commitments in the face of crisis to avoid further degradation of the natural resources on which production systems stand.","container-title":"Conservation Biology","DOI":"10.1111/cobi.14052","ISSN":"1523-1739","issue":"3","language":"en","page":"e14052","source":"Wiley Online Library","title":"Opportunities and challenges for Common Agricultural Policy reform to support the European Green Deal","URL":"https://onlinelibrary.wiley.com/doi/abs/10.1111/cobi.14052","volume":"37","author":[{"family":"Cuadros-Casanova","given":"Ivon"},{"family":"Cristiano","given":"Andrea"},{"family":"Biancolini","given":"Dino"},{"family":"Cimatti","given":"Marta"},{"family":"Sessa","given":"Andrea Antonio"},{"family":"Mendez Angarita","given":"Valeria Yeraldin"},{"family":"Dragonetti","given":"Chiara"},{"family":"Pacifici","given":"Michela"},{"family":"Rondinini","given":"Carlo"},{"family":"Di Marco","given":"Moreno"}],"accessed":{"date-parts":[["2026",9,22]]},"issued":{"date-parts":[["2023"]]}}}],"schema":"https://github.com/citation-style-language/schema/raw/master/csl-citation.json"} </w:instrText>
      </w:r>
      <w:r w:rsidR="00CF5A3D" w:rsidRPr="00864AA6">
        <w:rPr>
          <w:rFonts w:ascii="Times New Roman" w:hAnsi="Times New Roman" w:cs="Times New Roman"/>
          <w:color w:val="000000" w:themeColor="text1"/>
          <w:sz w:val="24"/>
          <w:szCs w:val="24"/>
        </w:rPr>
        <w:fldChar w:fldCharType="separate"/>
      </w:r>
      <w:r w:rsidR="00905B3B" w:rsidRPr="007968A8">
        <w:rPr>
          <w:rFonts w:ascii="Times New Roman" w:hAnsi="Times New Roman" w:cs="Times New Roman"/>
          <w:color w:val="000000"/>
          <w:sz w:val="24"/>
          <w:szCs w:val="24"/>
        </w:rPr>
        <w:t xml:space="preserve">(Cuadros-Casanova </w:t>
      </w:r>
      <w:r w:rsidR="00905B3B" w:rsidRPr="007968A8">
        <w:rPr>
          <w:rFonts w:ascii="Times New Roman" w:hAnsi="Times New Roman" w:cs="Times New Roman"/>
          <w:i/>
          <w:iCs/>
          <w:color w:val="000000"/>
          <w:sz w:val="24"/>
          <w:szCs w:val="24"/>
        </w:rPr>
        <w:t>et al.</w:t>
      </w:r>
      <w:r w:rsidR="00905B3B" w:rsidRPr="007968A8">
        <w:rPr>
          <w:rFonts w:ascii="Times New Roman" w:hAnsi="Times New Roman" w:cs="Times New Roman"/>
          <w:color w:val="000000"/>
          <w:sz w:val="24"/>
          <w:szCs w:val="24"/>
        </w:rPr>
        <w:t>, 2023)</w:t>
      </w:r>
      <w:r w:rsidR="00CF5A3D" w:rsidRPr="00864AA6">
        <w:rPr>
          <w:rFonts w:ascii="Times New Roman" w:hAnsi="Times New Roman" w:cs="Times New Roman"/>
          <w:color w:val="000000" w:themeColor="text1"/>
          <w:sz w:val="24"/>
          <w:szCs w:val="24"/>
        </w:rPr>
        <w:fldChar w:fldCharType="end"/>
      </w:r>
      <w:r w:rsidR="002F061B" w:rsidRPr="00864AA6">
        <w:rPr>
          <w:rFonts w:ascii="Times New Roman" w:hAnsi="Times New Roman" w:cs="Times New Roman"/>
          <w:color w:val="000000" w:themeColor="text1"/>
          <w:sz w:val="24"/>
          <w:szCs w:val="24"/>
        </w:rPr>
        <w:t xml:space="preserve">. The One Health framework treats human, plant, and environmental health as a single interconnected system </w:t>
      </w:r>
      <w:r w:rsidR="006F6C88" w:rsidRPr="00864AA6">
        <w:rPr>
          <w:rFonts w:ascii="Times New Roman" w:hAnsi="Times New Roman" w:cs="Times New Roman"/>
          <w:color w:val="000000" w:themeColor="text1"/>
          <w:sz w:val="24"/>
          <w:szCs w:val="24"/>
        </w:rPr>
        <w:fldChar w:fldCharType="begin"/>
      </w:r>
      <w:r w:rsidR="00FC6EF1" w:rsidRPr="00864AA6">
        <w:rPr>
          <w:rFonts w:ascii="Times New Roman" w:hAnsi="Times New Roman" w:cs="Times New Roman"/>
          <w:color w:val="000000" w:themeColor="text1"/>
          <w:sz w:val="24"/>
          <w:szCs w:val="24"/>
        </w:rPr>
        <w:instrText xml:space="preserve"> ADDIN ZOTERO_ITEM CSL_CITATION {"citationID":"J0pPgrNg","properties":{"unsorted":false,"formattedCitation":"(Bordenstein &amp; Theis, 2015; Adisasmito {\\i{}et al.}, 2022; Ginnan {\\i{}et al.}, 2025)","plainCitation":"(Bordenstein &amp; Theis, 2015; Adisasmito et al., 2022; Ginnan et al., 2025)","noteIndex":0},"citationItems":[{"id":22097,"uris":["http://zotero.org/users/11386985/items/T87EAFXS"],"itemData":{"id":22097,"type":"article-journal","abstract":"Groundbreaking research on the universality and diversity of microorganisms is now challenging the life sciences to upgrade fundamental theories that once seemed untouchable. To fully appreciate the change that the field is now undergoing, one has to place the epochs and foundational principles of Darwin, Mendel, and the modern synthesis in light of the current advances that are enabling a new vision for the central importance of microbiology. Animals and plants are no longer heralded as autonomous entities but rather as biomolecular networks composed of the host plus its associated microbes, i.e., \"holobionts.\" As such, their collective genomes forge a \"hologenome,\" and models of animal and plant biology that do not account for these intergenomic associations are incomplete. Here, we integrate these concepts into historical and contemporary visions of biology and summarize a predictive and refutable framework for their evaluation. Specifically, we present ten principles that clarify and append what these concepts are and are not, explain how they both support and extend existing theory in the life sciences, and discuss their potential ramifications for the multifaceted approaches of zoology and botany. We anticipate that the conceptual and evidence-based foundation provided in this essay will serve as a roadmap for hypothesis-driven, experimentally validated research on holobionts and their hologenomes, thereby catalyzing the continued fusion of biology's subdisciplines. At a time when symbiotic microbes are recognized as fundamental to all aspects of animal and plant biology, the holobiont and hologenome concepts afford a holistic view of biological complexity that is consistent with the generally reductionist approaches of biology.","container-title":"PLOS Biology","DOI":"10.1371/journal.pbio.1002226","ISSN":"1545-7885","issue":"8","journalAbbreviation":"PLOS Biology","language":"en","page":"e1002226","publisher":"Public Library of Science","source":"PLoS Journals","title":"Host Biology in Light of the Microbiome: Ten Principles of Holobionts and Hologenomes","title-short":"Host Biology in Light of the Microbiome","URL":"https://journals.plos.org/plosbiology/article?id=10.1371/journal.pbio.1002226","volume":"13","author":[{"family":"Bordenstein","given":"Seth R."},{"family":"Theis","given":"Kevin R."}],"accessed":{"date-parts":[["2026",6,2]]},"issued":{"date-parts":[["2015",8,18]]}}},{"id":22426,"uris":["http://zotero.org/users/11386985/items/JFT8LCDI"],"itemData":{"id":22426,"type":"article-journal","container-title":"PLoS Pathogens","DOI":"10.1371/journal.ppat.1010537","ISSN":"1553-7366","issue":"6","journalAbbreviation":"PLoS Pathog","page":"e1010537","PMID":"35737670","PMCID":"PMC9223325","source":"PubMed Central","title":"One Health: A new definition for a sustainable and healthy future","title-short":"One Health","URL":"https://pmc.ncbi.nlm.nih.gov/articles/PMC9223325/","volume":"18","author":[{"family":"Adisasmito","given":"Wiku B."},{"family":"Almuhairi","given":"Salama"},{"family":"Behravesh","given":"Casey Barton"},{"family":"Bilivogui","given":"Pépé"},{"family":"Bukachi","given":"Salome A."},{"family":"Casas","given":"Natalia"},{"family":"Cediel Becerra","given":"Natalia"},{"family":"Charron","given":"Dominique F."},{"family":"Chaudhary","given":"Abhishek"},{"family":"Ciacci Zanella","given":"Janice R."},{"family":"Cunningham","given":"Andrew A."},{"family":"Dar","given":"Osman"},{"family":"Debnath","given":"Nitish"},{"family":"Dungu","given":"Baptiste"},{"family":"Farag","given":"Elmoubasher"},{"family":"Gao","given":"George F."},{"family":"Hayman","given":"David T. S."},{"family":"Khaitsa","given":"Margaret"},{"family":"Koopmans","given":"Marion P. G."},{"family":"Machalaba","given":"Catherine"},{"family":"Mackenzie","given":"John S."},{"family":"Markotter","given":"Wanda"},{"family":"Mettenleiter","given":"Thomas C."},{"family":"Morand","given":"Serge"},{"family":"Smolenskiy","given":"Vyacheslav"},{"family":"Zhou","given":"Lei"}],"accessed":{"date-parts":[["2026",9,22]]},"issued":{"date-parts":[["2022",6,23]]}}},{"id":22271,"uris":["http://zotero.org/users/11386985/items/6Y4SZJVH"],"itemData":{"id":22271,"type":"article-journal","container-title":"mBio","DOI":"10.1128/mbio.03147-24","issue":"6","page":"e03147-24","publisher":"American Society for Microbiology","source":"journals.asm.org (Atypon)","title":"Ecologically expanding the One Health framework to unify the microbiome sciences","URL":"https://journals.asm.org/doi/10.1128/mbio.03147-24","volume":"16","author":[{"family":"Ginnan","given":"Nichole"},{"family":"Crandall","given":"Sharifa G."},{"family":"Imchen","given":"Madangchanok"},{"family":"Dini-Andreote","given":"Francisco"},{"family":"Miyashiro","given":"Tim I."},{"family":"Singh","given":"Vishal"},{"family":"Ganda","given":"Erika"},{"family":"Bordenstein","given":"Seth R."}],"accessed":{"date-parts":[["2026",6,17]]},"issued":{"date-parts":[["2025",5,12]]}}}],"schema":"https://github.com/citation-style-language/schema/raw/master/csl-citation.json"} </w:instrText>
      </w:r>
      <w:r w:rsidR="006F6C88" w:rsidRPr="00864AA6">
        <w:rPr>
          <w:rFonts w:ascii="Times New Roman" w:hAnsi="Times New Roman" w:cs="Times New Roman"/>
          <w:color w:val="000000" w:themeColor="text1"/>
          <w:sz w:val="24"/>
          <w:szCs w:val="24"/>
        </w:rPr>
        <w:fldChar w:fldCharType="separate"/>
      </w:r>
      <w:r w:rsidR="00905B3B" w:rsidRPr="00905B3B">
        <w:rPr>
          <w:rFonts w:ascii="Times New Roman" w:hAnsi="Times New Roman" w:cs="Times New Roman"/>
          <w:sz w:val="24"/>
          <w:szCs w:val="24"/>
        </w:rPr>
        <w:t xml:space="preserve">(Bordenstein &amp; Theis, 2015; Adisasmito </w:t>
      </w:r>
      <w:r w:rsidR="00905B3B" w:rsidRPr="00905B3B">
        <w:rPr>
          <w:rFonts w:ascii="Times New Roman" w:hAnsi="Times New Roman" w:cs="Times New Roman"/>
          <w:i/>
          <w:iCs/>
          <w:sz w:val="24"/>
          <w:szCs w:val="24"/>
        </w:rPr>
        <w:t>et al.</w:t>
      </w:r>
      <w:r w:rsidR="00905B3B" w:rsidRPr="00905B3B">
        <w:rPr>
          <w:rFonts w:ascii="Times New Roman" w:hAnsi="Times New Roman" w:cs="Times New Roman"/>
          <w:sz w:val="24"/>
          <w:szCs w:val="24"/>
        </w:rPr>
        <w:t xml:space="preserve">, 2022; Ginnan </w:t>
      </w:r>
      <w:r w:rsidR="00905B3B" w:rsidRPr="00905B3B">
        <w:rPr>
          <w:rFonts w:ascii="Times New Roman" w:hAnsi="Times New Roman" w:cs="Times New Roman"/>
          <w:i/>
          <w:iCs/>
          <w:sz w:val="24"/>
          <w:szCs w:val="24"/>
        </w:rPr>
        <w:t>et al.</w:t>
      </w:r>
      <w:r w:rsidR="00905B3B" w:rsidRPr="00905B3B">
        <w:rPr>
          <w:rFonts w:ascii="Times New Roman" w:hAnsi="Times New Roman" w:cs="Times New Roman"/>
          <w:sz w:val="24"/>
          <w:szCs w:val="24"/>
        </w:rPr>
        <w:t>, 2025)</w:t>
      </w:r>
      <w:r w:rsidR="006F6C88" w:rsidRPr="00864AA6">
        <w:rPr>
          <w:rFonts w:ascii="Times New Roman" w:hAnsi="Times New Roman" w:cs="Times New Roman"/>
          <w:color w:val="000000" w:themeColor="text1"/>
          <w:sz w:val="24"/>
          <w:szCs w:val="24"/>
        </w:rPr>
        <w:fldChar w:fldCharType="end"/>
      </w:r>
      <w:r w:rsidR="006F6C88" w:rsidRPr="00864AA6">
        <w:rPr>
          <w:rFonts w:ascii="Times New Roman" w:hAnsi="Times New Roman" w:cs="Times New Roman"/>
          <w:color w:val="000000" w:themeColor="text1"/>
          <w:sz w:val="24"/>
          <w:szCs w:val="24"/>
        </w:rPr>
        <w:t>. Within this framework,</w:t>
      </w:r>
      <w:r w:rsidR="002F061B" w:rsidRPr="00864AA6">
        <w:rPr>
          <w:rFonts w:ascii="Times New Roman" w:hAnsi="Times New Roman" w:cs="Times New Roman"/>
          <w:color w:val="000000" w:themeColor="text1"/>
          <w:sz w:val="24"/>
          <w:szCs w:val="24"/>
        </w:rPr>
        <w:t xml:space="preserve"> the plant microbiome has become a central candidate for sustainable productivity strategies. </w:t>
      </w:r>
      <w:r w:rsidR="002740E8" w:rsidRPr="00864AA6">
        <w:rPr>
          <w:rFonts w:ascii="Times New Roman" w:hAnsi="Times New Roman" w:cs="Times New Roman"/>
          <w:color w:val="000000" w:themeColor="text1"/>
          <w:sz w:val="24"/>
          <w:szCs w:val="24"/>
        </w:rPr>
        <w:t xml:space="preserve">Plants’ </w:t>
      </w:r>
      <w:r w:rsidR="002F061B" w:rsidRPr="00864AA6">
        <w:rPr>
          <w:rFonts w:ascii="Times New Roman" w:hAnsi="Times New Roman" w:cs="Times New Roman"/>
          <w:color w:val="000000" w:themeColor="text1"/>
          <w:sz w:val="24"/>
          <w:szCs w:val="24"/>
        </w:rPr>
        <w:t xml:space="preserve">early-life </w:t>
      </w:r>
      <w:r w:rsidR="002740E8" w:rsidRPr="00864AA6">
        <w:rPr>
          <w:rFonts w:ascii="Times New Roman" w:hAnsi="Times New Roman" w:cs="Times New Roman"/>
          <w:color w:val="000000" w:themeColor="text1"/>
          <w:sz w:val="24"/>
          <w:szCs w:val="24"/>
        </w:rPr>
        <w:t xml:space="preserve">microbial </w:t>
      </w:r>
      <w:r w:rsidR="002F061B" w:rsidRPr="00864AA6">
        <w:rPr>
          <w:rFonts w:ascii="Times New Roman" w:hAnsi="Times New Roman" w:cs="Times New Roman"/>
          <w:color w:val="000000" w:themeColor="text1"/>
          <w:sz w:val="24"/>
          <w:szCs w:val="24"/>
        </w:rPr>
        <w:t xml:space="preserve">associations </w:t>
      </w:r>
      <w:r w:rsidR="00944145" w:rsidRPr="00864AA6">
        <w:rPr>
          <w:rFonts w:ascii="Times New Roman" w:hAnsi="Times New Roman" w:cs="Times New Roman"/>
          <w:color w:val="000000" w:themeColor="text1"/>
          <w:sz w:val="24"/>
          <w:szCs w:val="24"/>
        </w:rPr>
        <w:t>are</w:t>
      </w:r>
      <w:r w:rsidR="00025ED9" w:rsidRPr="00864AA6">
        <w:rPr>
          <w:rFonts w:ascii="Times New Roman" w:hAnsi="Times New Roman" w:cs="Times New Roman"/>
          <w:color w:val="000000" w:themeColor="text1"/>
          <w:sz w:val="24"/>
          <w:szCs w:val="24"/>
        </w:rPr>
        <w:t xml:space="preserve"> </w:t>
      </w:r>
      <w:r w:rsidR="00944145" w:rsidRPr="00864AA6">
        <w:rPr>
          <w:rFonts w:ascii="Times New Roman" w:hAnsi="Times New Roman" w:cs="Times New Roman"/>
          <w:color w:val="000000" w:themeColor="text1"/>
          <w:sz w:val="24"/>
          <w:szCs w:val="24"/>
        </w:rPr>
        <w:t>crucial</w:t>
      </w:r>
      <w:r w:rsidR="00025ED9" w:rsidRPr="00864AA6">
        <w:rPr>
          <w:rFonts w:ascii="Times New Roman" w:hAnsi="Times New Roman" w:cs="Times New Roman"/>
          <w:color w:val="000000" w:themeColor="text1"/>
          <w:sz w:val="24"/>
          <w:szCs w:val="24"/>
        </w:rPr>
        <w:t xml:space="preserve"> </w:t>
      </w:r>
      <w:r w:rsidR="002F061B" w:rsidRPr="00864AA6">
        <w:rPr>
          <w:rFonts w:ascii="Times New Roman" w:hAnsi="Times New Roman" w:cs="Times New Roman"/>
          <w:color w:val="000000" w:themeColor="text1"/>
          <w:sz w:val="24"/>
          <w:szCs w:val="24"/>
        </w:rPr>
        <w:t xml:space="preserve">in shaping </w:t>
      </w:r>
      <w:r w:rsidR="00F26B77" w:rsidRPr="00864AA6">
        <w:rPr>
          <w:rFonts w:ascii="Times New Roman" w:hAnsi="Times New Roman" w:cs="Times New Roman"/>
          <w:color w:val="000000" w:themeColor="text1"/>
          <w:sz w:val="24"/>
          <w:szCs w:val="24"/>
        </w:rPr>
        <w:t>these</w:t>
      </w:r>
      <w:r w:rsidR="002740E8" w:rsidRPr="00864AA6">
        <w:rPr>
          <w:rFonts w:ascii="Times New Roman" w:hAnsi="Times New Roman" w:cs="Times New Roman"/>
          <w:color w:val="000000" w:themeColor="text1"/>
          <w:sz w:val="24"/>
          <w:szCs w:val="24"/>
        </w:rPr>
        <w:t xml:space="preserve"> </w:t>
      </w:r>
      <w:r w:rsidR="002F061B" w:rsidRPr="00864AA6">
        <w:rPr>
          <w:rFonts w:ascii="Times New Roman" w:hAnsi="Times New Roman" w:cs="Times New Roman"/>
          <w:color w:val="000000" w:themeColor="text1"/>
          <w:sz w:val="24"/>
          <w:szCs w:val="24"/>
        </w:rPr>
        <w:t xml:space="preserve">outcomes, </w:t>
      </w:r>
      <w:r w:rsidRPr="00864AA6">
        <w:rPr>
          <w:rFonts w:ascii="Times New Roman" w:hAnsi="Times New Roman" w:cs="Times New Roman"/>
          <w:color w:val="000000" w:themeColor="text1"/>
          <w:sz w:val="24"/>
          <w:szCs w:val="24"/>
        </w:rPr>
        <w:t>although this hypothesis has not been fully examined at the seedling stage.</w:t>
      </w:r>
    </w:p>
    <w:p w:rsidR="00015D8D" w:rsidRPr="00864AA6" w:rsidRDefault="002F061B" w:rsidP="00AB0F6E">
      <w:pPr>
        <w:spacing w:before="80" w:after="120" w:line="276" w:lineRule="auto"/>
        <w:jc w:val="both"/>
        <w:rPr>
          <w:rFonts w:ascii="Times New Roman" w:hAnsi="Times New Roman" w:cs="Times New Roman"/>
          <w:color w:val="000000" w:themeColor="text1"/>
          <w:sz w:val="24"/>
          <w:szCs w:val="24"/>
        </w:rPr>
      </w:pPr>
      <w:r w:rsidRPr="00864AA6">
        <w:rPr>
          <w:rFonts w:ascii="Times New Roman" w:hAnsi="Times New Roman" w:cs="Times New Roman"/>
          <w:color w:val="000000" w:themeColor="text1"/>
          <w:sz w:val="24"/>
          <w:szCs w:val="24"/>
        </w:rPr>
        <w:t>The plant microbiome</w:t>
      </w:r>
      <w:r w:rsidR="007534B8" w:rsidRPr="00864AA6">
        <w:rPr>
          <w:rFonts w:ascii="Times New Roman" w:hAnsi="Times New Roman" w:cs="Times New Roman"/>
          <w:color w:val="000000" w:themeColor="text1"/>
          <w:sz w:val="24"/>
          <w:szCs w:val="24"/>
        </w:rPr>
        <w:t xml:space="preserve"> (i.e., </w:t>
      </w:r>
      <w:r w:rsidRPr="00864AA6">
        <w:rPr>
          <w:rFonts w:ascii="Times New Roman" w:hAnsi="Times New Roman" w:cs="Times New Roman"/>
          <w:color w:val="000000" w:themeColor="text1"/>
          <w:sz w:val="24"/>
          <w:szCs w:val="24"/>
        </w:rPr>
        <w:t xml:space="preserve">bacteria, archaea, fungi, </w:t>
      </w:r>
      <w:r w:rsidR="00944145" w:rsidRPr="00864AA6">
        <w:rPr>
          <w:rFonts w:ascii="Times New Roman" w:hAnsi="Times New Roman" w:cs="Times New Roman"/>
          <w:color w:val="000000" w:themeColor="text1"/>
          <w:sz w:val="24"/>
          <w:szCs w:val="24"/>
        </w:rPr>
        <w:t xml:space="preserve">protists </w:t>
      </w:r>
      <w:r w:rsidRPr="00864AA6">
        <w:rPr>
          <w:rFonts w:ascii="Times New Roman" w:hAnsi="Times New Roman" w:cs="Times New Roman"/>
          <w:color w:val="000000" w:themeColor="text1"/>
          <w:sz w:val="24"/>
          <w:szCs w:val="24"/>
        </w:rPr>
        <w:t>and their metabolic output</w:t>
      </w:r>
      <w:r w:rsidR="007534B8" w:rsidRPr="00864AA6">
        <w:rPr>
          <w:rFonts w:ascii="Times New Roman" w:hAnsi="Times New Roman" w:cs="Times New Roman"/>
          <w:color w:val="000000" w:themeColor="text1"/>
          <w:sz w:val="24"/>
          <w:szCs w:val="24"/>
        </w:rPr>
        <w:t xml:space="preserve">) </w:t>
      </w:r>
      <w:r w:rsidRPr="00864AA6">
        <w:rPr>
          <w:rFonts w:ascii="Times New Roman" w:hAnsi="Times New Roman" w:cs="Times New Roman"/>
          <w:color w:val="000000" w:themeColor="text1"/>
          <w:sz w:val="24"/>
          <w:szCs w:val="24"/>
        </w:rPr>
        <w:t>together with the host</w:t>
      </w:r>
      <w:r w:rsidR="007534B8" w:rsidRPr="00864AA6">
        <w:rPr>
          <w:rFonts w:ascii="Times New Roman" w:hAnsi="Times New Roman" w:cs="Times New Roman"/>
          <w:color w:val="000000" w:themeColor="text1"/>
          <w:sz w:val="24"/>
          <w:szCs w:val="24"/>
        </w:rPr>
        <w:t xml:space="preserve"> constitute the </w:t>
      </w:r>
      <w:r w:rsidRPr="00864AA6">
        <w:rPr>
          <w:rFonts w:ascii="Times New Roman" w:hAnsi="Times New Roman" w:cs="Times New Roman"/>
          <w:color w:val="000000" w:themeColor="text1"/>
          <w:sz w:val="24"/>
          <w:szCs w:val="24"/>
        </w:rPr>
        <w:t>holobiont</w:t>
      </w:r>
      <w:r w:rsidR="007534B8" w:rsidRPr="00864AA6">
        <w:rPr>
          <w:rFonts w:ascii="Times New Roman" w:hAnsi="Times New Roman" w:cs="Times New Roman"/>
          <w:color w:val="000000" w:themeColor="text1"/>
          <w:sz w:val="24"/>
          <w:szCs w:val="24"/>
        </w:rPr>
        <w:t xml:space="preserve">, </w:t>
      </w:r>
      <w:r w:rsidRPr="00864AA6">
        <w:rPr>
          <w:rFonts w:ascii="Times New Roman" w:hAnsi="Times New Roman" w:cs="Times New Roman"/>
          <w:color w:val="000000" w:themeColor="text1"/>
          <w:sz w:val="24"/>
          <w:szCs w:val="24"/>
        </w:rPr>
        <w:t>in which microbial communities contribute directly to plant fitness</w:t>
      </w:r>
      <w:r w:rsidR="00944145" w:rsidRPr="00864AA6">
        <w:rPr>
          <w:rFonts w:ascii="Times New Roman" w:hAnsi="Times New Roman" w:cs="Times New Roman"/>
          <w:color w:val="000000" w:themeColor="text1"/>
          <w:sz w:val="24"/>
          <w:szCs w:val="24"/>
        </w:rPr>
        <w:t xml:space="preserve"> </w:t>
      </w:r>
      <w:r w:rsidR="00944145" w:rsidRPr="00864AA6">
        <w:rPr>
          <w:rFonts w:ascii="Times New Roman" w:hAnsi="Times New Roman" w:cs="Times New Roman"/>
          <w:color w:val="000000" w:themeColor="text1"/>
          <w:sz w:val="24"/>
          <w:szCs w:val="24"/>
        </w:rPr>
        <w:fldChar w:fldCharType="begin"/>
      </w:r>
      <w:r w:rsidR="00944145" w:rsidRPr="00864AA6">
        <w:rPr>
          <w:rFonts w:ascii="Times New Roman" w:hAnsi="Times New Roman" w:cs="Times New Roman"/>
          <w:color w:val="000000" w:themeColor="text1"/>
          <w:sz w:val="24"/>
          <w:szCs w:val="24"/>
        </w:rPr>
        <w:instrText xml:space="preserve"> ADDIN ZOTERO_ITEM CSL_CITATION {"citationID":"G0QQVXAV","properties":{"unsorted":false,"formattedCitation":"(Vandenkoornhuyse {\\i{}et al.}, 2015)","plainCitation":"(Vandenkoornhuyse et al., 2015)","noteIndex":0},"citationItems":[{"id":19059,"uris":["http://zotero.org/users/11386985/items/ISHLM8FI"],"itemData":{"id":19059,"type":"article-journal","abstract":"Plants can no longer be considered as standalone entities and a more holistic perception is needed. Indeed, plants harbor a wide diversity of microorganisms both inside and outside their tissues, in the endosphere and ectosphere, respectively. These microorganisms, which mostly belong to Bacteria and Fungi, are involved in major functions such as plant nutrition and plant resistance to biotic and abiotic stresses. Hence, the microbiota impact plant growth and survival, two key components of fitness. Plant fitness is therefore a consequence of the plant per se and its microbiota, which collectively form a holobiont. Complementary to the reductionist perception of evolutionary pressures acting on plant or symbiotic compartments, the plant holobiont concept requires a novel perception of evolution. The interlinkages between the plant holobiont components are explored here in the light of current ecological and evolutionary theories. Microbiome complexity and the rules of microbiotic community assemblage are not yet fully understood. It is suggested that the plant can modulate its microbiota to dynamically adjust to its environment. To better understand the level of plant dependence on the microbiotic components, the core microbiota need to be determined at different hierarchical scales of ecology while pan-microbiome analyses would improve characterization of the functions displayed.","container-title":"New Phytologist","DOI":"10.1111/nph.13312","ISSN":"14698137","issue":"4","page":"1196-1206","title":"The importance of the microbiome of the plant holobiont","volume":"206","author":[{"family":"Vandenkoornhuyse","given":"Philippe"},{"family":"Quaiser","given":"Achim"},{"family":"Duhamel","given":"Marie"},{"family":"Van","given":"Amandine Le"},{"family":"Dufresne","given":"Alexis"}],"issued":{"date-parts":[["2015"]]}}}],"schema":"https://github.com/citation-style-language/schema/raw/master/csl-citation.json"} </w:instrText>
      </w:r>
      <w:r w:rsidR="00944145" w:rsidRPr="00864AA6">
        <w:rPr>
          <w:rFonts w:ascii="Times New Roman" w:hAnsi="Times New Roman" w:cs="Times New Roman"/>
          <w:color w:val="000000" w:themeColor="text1"/>
          <w:sz w:val="24"/>
          <w:szCs w:val="24"/>
        </w:rPr>
        <w:fldChar w:fldCharType="separate"/>
      </w:r>
      <w:r w:rsidR="00905B3B" w:rsidRPr="007968A8">
        <w:rPr>
          <w:rFonts w:ascii="Times New Roman" w:hAnsi="Times New Roman" w:cs="Times New Roman"/>
          <w:color w:val="000000"/>
          <w:sz w:val="24"/>
          <w:szCs w:val="24"/>
        </w:rPr>
        <w:t xml:space="preserve">(Vandenkoornhuyse </w:t>
      </w:r>
      <w:r w:rsidR="00905B3B" w:rsidRPr="007968A8">
        <w:rPr>
          <w:rFonts w:ascii="Times New Roman" w:hAnsi="Times New Roman" w:cs="Times New Roman"/>
          <w:i/>
          <w:iCs/>
          <w:color w:val="000000"/>
          <w:sz w:val="24"/>
          <w:szCs w:val="24"/>
        </w:rPr>
        <w:t>et al.</w:t>
      </w:r>
      <w:r w:rsidR="00905B3B" w:rsidRPr="007968A8">
        <w:rPr>
          <w:rFonts w:ascii="Times New Roman" w:hAnsi="Times New Roman" w:cs="Times New Roman"/>
          <w:color w:val="000000"/>
          <w:sz w:val="24"/>
          <w:szCs w:val="24"/>
        </w:rPr>
        <w:t>, 2015)</w:t>
      </w:r>
      <w:r w:rsidR="00944145" w:rsidRPr="00864AA6">
        <w:rPr>
          <w:rFonts w:ascii="Times New Roman" w:hAnsi="Times New Roman" w:cs="Times New Roman"/>
          <w:color w:val="000000" w:themeColor="text1"/>
          <w:sz w:val="24"/>
          <w:szCs w:val="24"/>
        </w:rPr>
        <w:fldChar w:fldCharType="end"/>
      </w:r>
      <w:r w:rsidRPr="00864AA6">
        <w:rPr>
          <w:rFonts w:ascii="Times New Roman" w:hAnsi="Times New Roman" w:cs="Times New Roman"/>
          <w:color w:val="000000" w:themeColor="text1"/>
          <w:sz w:val="24"/>
          <w:szCs w:val="24"/>
        </w:rPr>
        <w:t>. Microorganisms shape</w:t>
      </w:r>
      <w:r w:rsidR="003E09D1" w:rsidRPr="00864AA6">
        <w:rPr>
          <w:rFonts w:ascii="Times New Roman" w:hAnsi="Times New Roman" w:cs="Times New Roman"/>
          <w:color w:val="000000" w:themeColor="text1"/>
          <w:sz w:val="24"/>
          <w:szCs w:val="24"/>
        </w:rPr>
        <w:t xml:space="preserve"> beneficial traits:</w:t>
      </w:r>
      <w:r w:rsidRPr="00864AA6">
        <w:rPr>
          <w:rFonts w:ascii="Times New Roman" w:hAnsi="Times New Roman" w:cs="Times New Roman"/>
          <w:color w:val="000000" w:themeColor="text1"/>
          <w:sz w:val="24"/>
          <w:szCs w:val="24"/>
        </w:rPr>
        <w:t xml:space="preserve"> nutrient acquisition, growth regulation, biotic and abiotic stress tolerance, and disease resistance</w:t>
      </w:r>
      <w:r w:rsidR="003E09D1" w:rsidRPr="00864AA6">
        <w:rPr>
          <w:rFonts w:ascii="Times New Roman" w:hAnsi="Times New Roman" w:cs="Times New Roman"/>
          <w:color w:val="000000" w:themeColor="text1"/>
          <w:sz w:val="24"/>
          <w:szCs w:val="24"/>
        </w:rPr>
        <w:t xml:space="preserve"> </w:t>
      </w:r>
      <w:bookmarkStart w:id="1" w:name="_Hlk240981469"/>
      <w:r w:rsidR="003E09D1" w:rsidRPr="00864AA6">
        <w:rPr>
          <w:rFonts w:ascii="Times New Roman" w:hAnsi="Times New Roman" w:cs="Times New Roman"/>
          <w:color w:val="000000" w:themeColor="text1"/>
          <w:sz w:val="24"/>
          <w:szCs w:val="24"/>
        </w:rPr>
        <w:fldChar w:fldCharType="begin"/>
      </w:r>
      <w:r w:rsidR="003E09D1" w:rsidRPr="00864AA6">
        <w:rPr>
          <w:rFonts w:ascii="Times New Roman" w:hAnsi="Times New Roman" w:cs="Times New Roman"/>
          <w:color w:val="000000" w:themeColor="text1"/>
          <w:sz w:val="24"/>
          <w:szCs w:val="24"/>
        </w:rPr>
        <w:instrText xml:space="preserve"> ADDIN ZOTERO_ITEM CSL_CITATION {"citationID":"3aq29XRA","properties":{"unsorted":false,"formattedCitation":"(Trivedi {\\i{}et al.}, 2020; Compant {\\i{}et al.}, 2025)","plainCitation":"(Trivedi et al., 2020; Compant et al., 2025)","noteIndex":0},"citationItems":[{"id":22429,"uris":["http://zotero.org/users/11386985/items/GVMXYERU"],"itemData":{"id":22429,"type":"article-journal","abstract":"Healthy plants host diverse but taxonomically structured communities of microorganisms, the plant microbiota, that colonize every accessible plant tissue. Plant-associated microbiomes confer fitness advantages to the plant host, including growth promotion, nutrient uptake, stress tolerance and resistance to pathogens. In this Review, we explore how plant microbiome research has unravelled the complex network of genetic, biochemical, physical and metabolic interactions among the plant, the associated microbial communities and the environment. We also discuss how those interactions shape the assembly of plant-associated microbiomes and modulate their beneficial traits, such as nutrient acquisition and plant health, in addition to highlighting knowledge gaps and future directions.","container-title":"Nature Reviews Microbiology","DOI":"10.1038/s41579-020-0412-1","ISSN":"1740-1534","issue":"11","journalAbbreviation":"Nat Rev Microbiol","language":"en","license":"2020 Springer Nature Limited","page":"607-621","publisher":"Nature Publishing Group","source":"www.nature.com","title":"Plant–microbiome interactions: from community assembly to plant health","title-short":"Plant–microbiome interactions","URL":"https://www.nature.com/articles/s41579-020-0412-1","volume":"18","author":[{"family":"Trivedi","given":"Pankaj"},{"family":"Leach","given":"Jan E."},{"family":"Tringe","given":"Susannah G."},{"family":"Sa","given":"Tongmin"},{"family":"Singh","given":"Brajesh K."}],"accessed":{"date-parts":[["2026",9,22]]},"issued":{"date-parts":[["2020",11]]}}},{"id":22430,"uris":["http://zotero.org/users/11386985/items/ZW93CAZN"],"itemData":{"id":22430,"type":"article-journal","abstract":"Global research on the plant microbiome has enhanced our understanding of the complex interactions between plants and microorganisms. The structure and functions of plant-associated microorganisms, as well as the genetic, biochemical, physical and metabolic factors that influence the beneficial traits of plant microbiota have also been intensively studied. Harnessing the plant microbiome has led to the development of various microbial applications to improve crop productivity in the face of a range of challenges, for example, climate change, abiotic and biotic stresses, and declining soil properties. Microorganisms, particularly nitrogen-fixing rhizobia as well as mycorrhizae and biocontrol agents, have been applied for decades to improve plant nutrition and health. Still, there are limitations regarding efficacy and consistency under field conditions. Also, the wealth of expanding knowledge on microbiome diversity, functions and interactions represents a huge source of information to exploit for new types of application. In this Review, we explore plant microbiome functions, mechanisms, assembly and types of interaction, and discuss current applications and their pitfalls. Furthermore, we elaborate on how the latest findings in plant microbiome research may lead to the development of new or more advanced applications. Finally, we discuss research gaps to fully leverage microbiome functions for sustainable plant production.","container-title":"Nature Reviews Microbiology","DOI":"10.1038/s41579-024-01079-1","ISSN":"1740-1534","issue":"1","journalAbbreviation":"Nat Rev Microbiol","language":"en","license":"2024 Springer Nature Limited","page":"9-23","publisher":"Nature Publishing Group","source":"www.nature.com","title":"Harnessing the plant microbiome for sustainable crop production","URL":"https://www.nature.com/articles/s41579-024-01079-1","volume":"23","author":[{"family":"Compant","given":"Stéphane"},{"family":"Cassan","given":"Fabricio"},{"family":"Kostić","given":"Tanja"},{"family":"Johnson","given":"Linda"},{"family":"Brader","given":"Günter"},{"family":"Trognitz","given":"Friederike"},{"family":"Sessitsch","given":"Angela"}],"accessed":{"date-parts":[["2026",9,22]]},"issued":{"date-parts":[["2025",1]]}}}],"schema":"https://github.com/citation-style-language/schema/raw/master/csl-citation.json"} </w:instrText>
      </w:r>
      <w:r w:rsidR="003E09D1" w:rsidRPr="00864AA6">
        <w:rPr>
          <w:rFonts w:ascii="Times New Roman" w:hAnsi="Times New Roman" w:cs="Times New Roman"/>
          <w:color w:val="000000" w:themeColor="text1"/>
          <w:sz w:val="24"/>
          <w:szCs w:val="24"/>
        </w:rPr>
        <w:fldChar w:fldCharType="separate"/>
      </w:r>
      <w:r w:rsidR="00905B3B" w:rsidRPr="007968A8">
        <w:rPr>
          <w:rFonts w:ascii="Times New Roman" w:hAnsi="Times New Roman" w:cs="Times New Roman"/>
          <w:color w:val="000000"/>
          <w:sz w:val="24"/>
          <w:szCs w:val="24"/>
        </w:rPr>
        <w:t xml:space="preserve">(Trivedi </w:t>
      </w:r>
      <w:r w:rsidR="00905B3B" w:rsidRPr="007968A8">
        <w:rPr>
          <w:rFonts w:ascii="Times New Roman" w:hAnsi="Times New Roman" w:cs="Times New Roman"/>
          <w:i/>
          <w:iCs/>
          <w:color w:val="000000"/>
          <w:sz w:val="24"/>
          <w:szCs w:val="24"/>
        </w:rPr>
        <w:t>et al.</w:t>
      </w:r>
      <w:r w:rsidR="00905B3B" w:rsidRPr="007968A8">
        <w:rPr>
          <w:rFonts w:ascii="Times New Roman" w:hAnsi="Times New Roman" w:cs="Times New Roman"/>
          <w:color w:val="000000"/>
          <w:sz w:val="24"/>
          <w:szCs w:val="24"/>
        </w:rPr>
        <w:t xml:space="preserve">, 2020; Compant </w:t>
      </w:r>
      <w:r w:rsidR="00905B3B" w:rsidRPr="007968A8">
        <w:rPr>
          <w:rFonts w:ascii="Times New Roman" w:hAnsi="Times New Roman" w:cs="Times New Roman"/>
          <w:i/>
          <w:iCs/>
          <w:color w:val="000000"/>
          <w:sz w:val="24"/>
          <w:szCs w:val="24"/>
        </w:rPr>
        <w:t>et al.</w:t>
      </w:r>
      <w:r w:rsidR="00905B3B" w:rsidRPr="007968A8">
        <w:rPr>
          <w:rFonts w:ascii="Times New Roman" w:hAnsi="Times New Roman" w:cs="Times New Roman"/>
          <w:color w:val="000000"/>
          <w:sz w:val="24"/>
          <w:szCs w:val="24"/>
        </w:rPr>
        <w:t>, 2025)</w:t>
      </w:r>
      <w:r w:rsidR="003E09D1" w:rsidRPr="00864AA6">
        <w:rPr>
          <w:rFonts w:ascii="Times New Roman" w:hAnsi="Times New Roman" w:cs="Times New Roman"/>
          <w:color w:val="000000" w:themeColor="text1"/>
          <w:sz w:val="24"/>
          <w:szCs w:val="24"/>
        </w:rPr>
        <w:fldChar w:fldCharType="end"/>
      </w:r>
      <w:bookmarkEnd w:id="1"/>
      <w:r w:rsidRPr="00864AA6">
        <w:rPr>
          <w:rFonts w:ascii="Times New Roman" w:hAnsi="Times New Roman" w:cs="Times New Roman"/>
          <w:color w:val="000000" w:themeColor="text1"/>
          <w:sz w:val="24"/>
          <w:szCs w:val="24"/>
        </w:rPr>
        <w:t>. These traits can exist in single isolates, but their expression is context-dependent and shaped by environmental conditions, host genetics, and the surrounding community</w:t>
      </w:r>
      <w:r w:rsidR="003E09D1" w:rsidRPr="00864AA6">
        <w:rPr>
          <w:rFonts w:ascii="Times New Roman" w:hAnsi="Times New Roman" w:cs="Times New Roman"/>
          <w:color w:val="000000" w:themeColor="text1"/>
          <w:sz w:val="24"/>
          <w:szCs w:val="24"/>
        </w:rPr>
        <w:t xml:space="preserve"> </w:t>
      </w:r>
      <w:r w:rsidR="003E09D1" w:rsidRPr="00864AA6">
        <w:rPr>
          <w:rFonts w:ascii="Times New Roman" w:hAnsi="Times New Roman" w:cs="Times New Roman"/>
          <w:color w:val="000000" w:themeColor="text1"/>
          <w:sz w:val="24"/>
          <w:szCs w:val="24"/>
        </w:rPr>
        <w:fldChar w:fldCharType="begin"/>
      </w:r>
      <w:r w:rsidR="003E09D1" w:rsidRPr="00864AA6">
        <w:rPr>
          <w:rFonts w:ascii="Times New Roman" w:hAnsi="Times New Roman" w:cs="Times New Roman"/>
          <w:color w:val="000000" w:themeColor="text1"/>
          <w:sz w:val="24"/>
          <w:szCs w:val="24"/>
        </w:rPr>
        <w:instrText xml:space="preserve"> ADDIN ZOTERO_ITEM CSL_CITATION {"citationID":"aArwlPcS","properties":{"unsorted":false,"formattedCitation":"(Trivedi {\\i{}et al.}, 2020)","plainCitation":"(Trivedi et al., 2020)","noteIndex":0},"citationItems":[{"id":22429,"uris":["http://zotero.org/users/11386985/items/GVMXYERU"],"itemData":{"id":22429,"type":"article-journal","abstract":"Healthy plants host diverse but taxonomically structured communities of microorganisms, the plant microbiota, that colonize every accessible plant tissue. Plant-associated microbiomes confer fitness advantages to the plant host, including growth promotion, nutrient uptake, stress tolerance and resistance to pathogens. In this Review, we explore how plant microbiome research has unravelled the complex network of genetic, biochemical, physical and metabolic interactions among the plant, the associated microbial communities and the environment. We also discuss how those interactions shape the assembly of plant-associated microbiomes and modulate their beneficial traits, such as nutrient acquisition and plant health, in addition to highlighting knowledge gaps and future directions.","container-title":"Nature Reviews Microbiology","DOI":"10.1038/s41579-020-0412-1","ISSN":"1740-1534","issue":"11","journalAbbreviation":"Nat Rev Microbiol","language":"en","license":"2020 Springer Nature Limited","page":"607-621","publisher":"Nature Publishing Group","source":"www.nature.com","title":"Plant–microbiome interactions: from community assembly to plant health","title-short":"Plant–microbiome interactions","URL":"https://www.nature.com/articles/s41579-020-0412-1","volume":"18","author":[{"family":"Trivedi","given":"Pankaj"},{"family":"Leach","given":"Jan E."},{"family":"Tringe","given":"Susannah G."},{"family":"Sa","given":"Tongmin"},{"family":"Singh","given":"Brajesh K."}],"accessed":{"date-parts":[["2026",9,22]]},"issued":{"date-parts":[["2020",11]]}}}],"schema":"https://github.com/citation-style-language/schema/raw/master/csl-citation.json"} </w:instrText>
      </w:r>
      <w:r w:rsidR="003E09D1" w:rsidRPr="00864AA6">
        <w:rPr>
          <w:rFonts w:ascii="Times New Roman" w:hAnsi="Times New Roman" w:cs="Times New Roman"/>
          <w:color w:val="000000" w:themeColor="text1"/>
          <w:sz w:val="24"/>
          <w:szCs w:val="24"/>
        </w:rPr>
        <w:fldChar w:fldCharType="separate"/>
      </w:r>
      <w:r w:rsidR="00905B3B" w:rsidRPr="00047FC0">
        <w:rPr>
          <w:rFonts w:ascii="Times New Roman" w:hAnsi="Times New Roman" w:cs="Times New Roman"/>
          <w:color w:val="000000"/>
          <w:sz w:val="24"/>
          <w:szCs w:val="24"/>
        </w:rPr>
        <w:t xml:space="preserve">(Trivedi </w:t>
      </w:r>
      <w:r w:rsidR="00905B3B" w:rsidRPr="00047FC0">
        <w:rPr>
          <w:rFonts w:ascii="Times New Roman" w:hAnsi="Times New Roman" w:cs="Times New Roman"/>
          <w:i/>
          <w:iCs/>
          <w:color w:val="000000"/>
          <w:sz w:val="24"/>
          <w:szCs w:val="24"/>
        </w:rPr>
        <w:t>et al.</w:t>
      </w:r>
      <w:r w:rsidR="00905B3B" w:rsidRPr="00047FC0">
        <w:rPr>
          <w:rFonts w:ascii="Times New Roman" w:hAnsi="Times New Roman" w:cs="Times New Roman"/>
          <w:color w:val="000000"/>
          <w:sz w:val="24"/>
          <w:szCs w:val="24"/>
        </w:rPr>
        <w:t>, 2020)</w:t>
      </w:r>
      <w:r w:rsidR="003E09D1" w:rsidRPr="00864AA6">
        <w:rPr>
          <w:rFonts w:ascii="Times New Roman" w:hAnsi="Times New Roman" w:cs="Times New Roman"/>
          <w:color w:val="000000" w:themeColor="text1"/>
          <w:sz w:val="24"/>
          <w:szCs w:val="24"/>
        </w:rPr>
        <w:fldChar w:fldCharType="end"/>
      </w:r>
      <w:r w:rsidRPr="00864AA6">
        <w:rPr>
          <w:rFonts w:ascii="Times New Roman" w:hAnsi="Times New Roman" w:cs="Times New Roman"/>
          <w:color w:val="000000" w:themeColor="text1"/>
          <w:sz w:val="24"/>
          <w:szCs w:val="24"/>
        </w:rPr>
        <w:t xml:space="preserve">. Thus, the functional impact of any one taxon ultimately depends on its community-level assembly and </w:t>
      </w:r>
      <w:r w:rsidR="003E09D1" w:rsidRPr="00864AA6">
        <w:rPr>
          <w:rFonts w:ascii="Times New Roman" w:hAnsi="Times New Roman" w:cs="Times New Roman"/>
          <w:color w:val="000000" w:themeColor="text1"/>
          <w:sz w:val="24"/>
          <w:szCs w:val="24"/>
        </w:rPr>
        <w:t>maintenance</w:t>
      </w:r>
      <w:r w:rsidRPr="00864AA6">
        <w:rPr>
          <w:rFonts w:ascii="Times New Roman" w:hAnsi="Times New Roman" w:cs="Times New Roman"/>
          <w:color w:val="000000" w:themeColor="text1"/>
          <w:sz w:val="24"/>
          <w:szCs w:val="24"/>
        </w:rPr>
        <w:t xml:space="preserve"> over time.</w:t>
      </w:r>
      <w:r w:rsidR="003E09D1" w:rsidRPr="00864AA6">
        <w:rPr>
          <w:rFonts w:ascii="Times New Roman" w:hAnsi="Times New Roman" w:cs="Times New Roman"/>
          <w:color w:val="000000" w:themeColor="text1"/>
          <w:sz w:val="24"/>
          <w:szCs w:val="24"/>
        </w:rPr>
        <w:t xml:space="preserve"> </w:t>
      </w:r>
      <w:r w:rsidRPr="00864AA6">
        <w:rPr>
          <w:rFonts w:ascii="Times New Roman" w:hAnsi="Times New Roman" w:cs="Times New Roman"/>
          <w:color w:val="000000" w:themeColor="text1"/>
          <w:sz w:val="24"/>
          <w:szCs w:val="24"/>
        </w:rPr>
        <w:t>Studies of the seed microbiome have identified core taxa that are potentially vertically transmitted</w:t>
      </w:r>
      <w:r w:rsidR="00A96921" w:rsidRPr="00864AA6">
        <w:rPr>
          <w:rFonts w:ascii="Times New Roman" w:hAnsi="Times New Roman" w:cs="Times New Roman"/>
          <w:color w:val="000000" w:themeColor="text1"/>
          <w:sz w:val="24"/>
          <w:szCs w:val="24"/>
        </w:rPr>
        <w:t xml:space="preserve"> </w:t>
      </w:r>
      <w:r w:rsidR="00A96921" w:rsidRPr="00864AA6">
        <w:rPr>
          <w:rFonts w:ascii="Times New Roman" w:hAnsi="Times New Roman" w:cs="Times New Roman"/>
          <w:color w:val="000000" w:themeColor="text1"/>
          <w:sz w:val="24"/>
          <w:szCs w:val="24"/>
        </w:rPr>
        <w:fldChar w:fldCharType="begin"/>
      </w:r>
      <w:r w:rsidR="00905B3B">
        <w:rPr>
          <w:rFonts w:ascii="Times New Roman" w:hAnsi="Times New Roman" w:cs="Times New Roman"/>
          <w:color w:val="000000" w:themeColor="text1"/>
          <w:sz w:val="24"/>
          <w:szCs w:val="24"/>
        </w:rPr>
        <w:instrText xml:space="preserve"> ADDIN ZOTERO_ITEM CSL_CITATION {"citationID":"hN3sugAb","properties":{"unsorted":false,"formattedCitation":"(Simonin {\\i{}et al.}, 2022, 2023; Abdelfattah {\\i{}et al.}, 2023; Sulesky-Grieb {\\i{}et al.}, 2024; Sanz-Puente {\\i{}et al.}, 2025; Chen {\\i{}et al.}, 2025; Qi {\\i{}et al.}, 2026)","plainCitation":"(Simonin et al., 2022, 2023; Abdelfattah et al., 2023; Sulesky-Grieb et al., 2024; Sanz-Puente et al., 2025; Chen et al., 2025; Qi et al., 2026)","noteIndex":0},"citationItems":[{"id":19949,"uris":["http://zotero.org/users/11386985/items/9DG9GDK7"],"itemData":{"id":19949,"type":"article-journal","abstract":"Seed microbiota constitutes a primary inoculum for plants that is gaining attention owing to its role for plant health and productivity. Here, we performed a meta-analysis on 63 seed microbiota studies covering 50 plant species to synthesize knowledge on the diversity of this habitat. Seed microbiota are diverse and extremely variable, with taxa richness varying from one to thousands of taxa. Hence, seed microbiota presents a variable (i.e. flexible) microbial fraction but we also identified a stable (i.e. core) fraction across samples. Around 30 bacterial and fungal taxa are present in most plant species and in samples from all over the world. Core taxa, such as Pantoea agglomerans, Pseudomonas viridiflava, P. fluorescens, Cladosporium perangustum and Alternaria sp., are dominant seed taxa. The characterization of the core and flexible seed microbiota provided here will help uncover seed microbiota roles for plant health and design effective microbiome engineering.","container-title":"New Phytologist","DOI":"10.1111/nph.18037","ISSN":"14698137","issue":"4","page":"1448-1463","PMID":"35175621","title":"Seed microbiota revealed by a large-scale meta-analysis including 50 plant species","volume":"234","author":[{"family":"Simonin","given":"Marie"},{"family":"Briand","given":"Martial"},{"family":"Chesneau","given":"Guillaume"},{"family":"Rochefort","given":"Aude"},{"family":"Marais","given":"Coralie"},{"family":"Sarniguet","given":"Alain"},{"family":"Barret","given":"Matthieu"}],"issued":{"date-parts":[["2022"]]}}},{"id":20994,"uris":["http://zotero.org/users/11386985/items/ZM37A36B"],"itemData":{"id":20994,"type":"article-journal","container-title":"Peer Community Journal","DOI":"10.24072/pcjournal.329","ISSN":"2804-3871","language":"fr","source":"peercommunityjournal.org","title":"Transmission of synthetic seed bacterial communities to radish seedlings: impact on microbiota assembly and plant phenotype","title-short":"Transmission of synthetic seed bacterial communities to radish seedlings","URL":"https://peercommunityjournal.org/item/10_24072_pcjournal_329/","volume":"3","author":[{"family":"Simonin","given":"Marie"},{"family":"Préveaux","given":"Anne"},{"family":"Marais","given":"Coralie"},{"family":"Garin","given":"Tiffany"},{"family":"Arnault","given":"Gontran"},{"family":"Sarniguet","given":"Alain"},{"family":"Barret","given":"Matthieu"}],"accessed":{"date-parts":[["2025",3,20]]},"issued":{"date-parts":[["2023"]]}}},{"id":1621,"uris":["http://zotero.org/users/11386985/items/C8TLUYYN"],"itemData":{"id":1621,"type":"article-journal","abstract":"Despite evidence that the microbiome extends host genetic and phenotypic traits, information on how the microbiome is transmitted and maintained across generations remains fragmented. For seed-bearing plants, seeds harbor a distinct microbiome and play a unique role by linking one generation to the next. Studies on microbial inheritance, a process we suggest including both vertical transmission and the subsequent migration of seed microorganisms to the new plant, thus become essential for our understanding of host evolutionary potential and host-microbiome coevolution. We propose dividing the inheritance process into three stages: (i) plant to seed, (ii) seed dormancy, and (iii) seed to seedling. We discuss the factors affecting the assembly of the microbiome during the three stages, highlight future research directions, and emphasize the implications of microbial inheritance for fundamental science and society.","container-title":"Trends in Microbiology","DOI":"10.1016/j.tim.2022.10.009","ISSN":"1878-4380","issue":"4","journalAbbreviation":"Trends Microbiol","language":"eng","page":"346-355","PMID":"36481186","source":"PubMed","title":"From seed to seed: the role of microbial inheritance in the assembly of the plant microbiome","title-short":"From seed to seed","volume":"31","author":[{"family":"Abdelfattah","given":"Ahmed"},{"family":"Tack","given":"Ayco J. M."},{"family":"Lobato","given":"Carolina"},{"family":"Wassermann","given":"Birgit"},{"family":"Berg","given":"Gabriele"}],"issued":{"date-parts":[["2023",4]]}}},{"id":20909,"uris":["http://zotero.org/users/11386985/items/L7255DS2"],"itemData":{"id":20909,"type":"article-journal","container-title":"mSystems","DOI":"10.1128/msystems.00951-24","issue":"11","page":"e00951-24","publisher":"American Society for Microbiology","source":"journals.asm.org (Atypon)","title":"Stable, multigenerational transmission of the bean seed microbiome despite abiotic stress","URL":"https://journals.asm.org/doi/10.1128/msystems.00951-24","volume":"9","author":[{"family":"Sulesky-Grieb","given":"Abby"},{"family":"Simonin","given":"Marie"},{"family":"Bintarti","given":"A. Fina"},{"family":"Marolleau","given":"Brice"},{"family":"Barret","given":"Matthieu"},{"family":"Shade","given":"Ashley"}],"accessed":{"date-parts":[["2025",2,10]]},"issued":{"date-parts":[["2024",10,30]]}}},{"id":21692,"uris":["http://zotero.org/users/11386985/items/6XAT5M2Y"],"itemData":{"id":21692,"type":"article-journal","abstract":"Plant-associated microorganisms, particularly endophytes, are essential for plant health and development. Endophytic microbiota is intimately associated with host plants colonizing various tissues, including seeds. Seed endophytes are particularly noteworthy because of their potential for vertical transmission. This pathway may play a role in the long-term establishment and evolution of stable bacteria-host interactions across plant generations. Hundreds of seed-bacteria associations have been recently uncovered; however, most seem to be transient or unspecific. Although it is known that microorganisms can be transmitted from plant tissues to seeds and from seeds to seedlings, the experimental confirmation of bacterial transfer through successive plant generations by inoculation remains unreported. In this study, we identified Pantoea as the unique core endophytic bacteria inhabiting the endosperms of 24 wheat seed samples originally harvested in different worldwide locations. Pantoea is the genus with the highest relative average abundance in wheat seeds (61%) and in germinated roots and shoots grown under gnotobiotic conditions (45–38%). In the field, it was the only genus dwelling roots, shoots, spikes, and seeds of four different wheat varieties tested and its abundance progressively increased across these tissues. This genuine pattern of vertical enrichment, which was not found in other common wheat-associated taxa, suggests a role in the transfer of these endophytic bacteria through the seeds. To confirm intergenerational transmission, parental plants were inoculated with labelled Pantoea isolates, which specifically colonized the next generations of Poaceae plants, experimentally demonstrating bacterial vertical inheritance to the offspring generations and suggesting transmission specificity.","container-title":"The ISME Journal","DOI":"10.1093/ismejo/wraf192","ISSN":"1751-7362","issue":"1","journalAbbreviation":"ISME J","page":"wraf192","source":"Silverchair","title":"Seed-mediated vertical transmission of Pantoea core endophytes","URL":"https://doi.org/10.1093/ismejo/wraf192","volume":"19","author":[{"family":"Sanz-Puente","given":"Irene"},{"family":"Redondo-Salvo","given":"Santiago"},{"family":"Torres-Cortés","given":"Gloria"},{"family":"Toro","given":"María","non-dropping-particle":"de"},{"family":"Fernandes","given":"Susana"},{"family":"Börner","given":"Andreas"},{"family":"Lorenzo","given":"Óscar"},{"family":"Cruz","given":"Fernando","non-dropping-particle":"de la"},{"family":"Robledo","given":"Marta"}],"accessed":{"date-parts":[["2025",11,17]]},"issued":{"date-parts":[["2025",1,2]]}}},{"id":21774,"uris":["http://zotero.org/users/11386985/items/SF74TUT2"],"itemData":{"id":21774,"type":"article-journal","container-title":"mSystems","DOI":"10.1128/msystems.01441-25","issue":"1","license":"CC0 1.0 Universal Public Domain Dedication","page":"e01441-25","publisher":"American Society for Microbiology","source":"journals.asm.org (Atypon)","title":"The tomato seed microbiome is mainly shaped by host genotype and production site","URL":"https://journals.asm.org/doi/10.1128/msystems.01441-25","volume":"11","author":[{"family":"Chen","given":"Xiaoyulong"},{"family":"Olimi","given":"Expedito"},{"family":"Lobato","given":"Carolina"},{"family":"Berg","given":"Gabriele"},{"family":"Cernava","given":"Tomislav"}],"accessed":{"date-parts":[["2026",1,31]]},"issued":{"date-parts":[["2025",12,18]]}}},{"id":22433,"uris":["http://zotero.org/users/11386985/items/K5GT824X"],"itemData":{"id":22433,"type":"article-journal","abstract":"The seed microbiome supports plant health and increases resilience under adverse environmental conditions. Seeds are also an important vector for transgenerational transfer of the plant microbiota. Even though research over the last decade has provided valuable insights into the functional roles of seed-associated microbes, these important members of the plant microbiome remain underexplored. This review systematically highlights recently discovered key functions of the seed microbiota. It covers taxonomic composition and diversity across plant species, transmission mechanisms, functional roles in germination and seedling establishment, growth promotion, and stress resistance. The review also addresses methodological challenges and highlights critical open questions regarding assembly, spatial compartmentalization, and translation into applications. Further research into seed microbiomes has the potential to not only increase the sustainability in plant production but also to increase food security in a changing climate. Reaching such outcomes will be facilitated by mechanistic studies that will disclose the remaining secrets of plant–microbe interplay at the very first developmental stage of most plants that nowadays inhabit Earth.","container-title":"Microbiome","DOI":"10.1186/s40168-026-02390-0","ISSN":"2049-2618","issue":"1","journalAbbreviation":"Microbiome","language":"en","page":"106","source":"Springer Link","title":"What do we know about the seed microbiome?","URL":"https://doi.org/10.1186/s40168-026-02390-0","volume":"14","author":[{"family":"Qi","given":"Xiangning"},{"family":"Jin","given":"Decai"},{"family":"Olimi","given":"Expedito"},{"family":"Chen","given":"Xiaoyulong"},{"family":"Cernava","given":"Tomislav"}],"accessed":{"date-parts":[["2026",9,22]]},"issued":{"date-parts":[["2026",4,4]]}}}],"schema":"https://github.com/citation-style-language/schema/raw/master/csl-citation.json"} </w:instrText>
      </w:r>
      <w:r w:rsidR="00A96921" w:rsidRPr="00864AA6">
        <w:rPr>
          <w:rFonts w:ascii="Times New Roman" w:hAnsi="Times New Roman" w:cs="Times New Roman"/>
          <w:color w:val="000000" w:themeColor="text1"/>
          <w:sz w:val="24"/>
          <w:szCs w:val="24"/>
        </w:rPr>
        <w:fldChar w:fldCharType="separate"/>
      </w:r>
      <w:r w:rsidR="00905B3B" w:rsidRPr="00905B3B">
        <w:rPr>
          <w:rFonts w:ascii="Times New Roman" w:hAnsi="Times New Roman" w:cs="Times New Roman"/>
          <w:color w:val="000000"/>
          <w:sz w:val="24"/>
          <w:szCs w:val="24"/>
        </w:rPr>
        <w:t xml:space="preserve">(Simonin </w:t>
      </w:r>
      <w:r w:rsidR="00905B3B" w:rsidRPr="00905B3B">
        <w:rPr>
          <w:rFonts w:ascii="Times New Roman" w:hAnsi="Times New Roman" w:cs="Times New Roman"/>
          <w:i/>
          <w:iCs/>
          <w:color w:val="000000"/>
          <w:sz w:val="24"/>
          <w:szCs w:val="24"/>
        </w:rPr>
        <w:t>et al.</w:t>
      </w:r>
      <w:r w:rsidR="00905B3B" w:rsidRPr="00905B3B">
        <w:rPr>
          <w:rFonts w:ascii="Times New Roman" w:hAnsi="Times New Roman" w:cs="Times New Roman"/>
          <w:color w:val="000000"/>
          <w:sz w:val="24"/>
          <w:szCs w:val="24"/>
        </w:rPr>
        <w:t xml:space="preserve">, 2022, 2023; Abdelfattah </w:t>
      </w:r>
      <w:r w:rsidR="00905B3B" w:rsidRPr="00905B3B">
        <w:rPr>
          <w:rFonts w:ascii="Times New Roman" w:hAnsi="Times New Roman" w:cs="Times New Roman"/>
          <w:i/>
          <w:iCs/>
          <w:color w:val="000000"/>
          <w:sz w:val="24"/>
          <w:szCs w:val="24"/>
        </w:rPr>
        <w:t>et al.</w:t>
      </w:r>
      <w:r w:rsidR="00905B3B" w:rsidRPr="00905B3B">
        <w:rPr>
          <w:rFonts w:ascii="Times New Roman" w:hAnsi="Times New Roman" w:cs="Times New Roman"/>
          <w:color w:val="000000"/>
          <w:sz w:val="24"/>
          <w:szCs w:val="24"/>
        </w:rPr>
        <w:t xml:space="preserve">, 2023; Sulesky-Grieb </w:t>
      </w:r>
      <w:r w:rsidR="00905B3B" w:rsidRPr="00905B3B">
        <w:rPr>
          <w:rFonts w:ascii="Times New Roman" w:hAnsi="Times New Roman" w:cs="Times New Roman"/>
          <w:i/>
          <w:iCs/>
          <w:color w:val="000000"/>
          <w:sz w:val="24"/>
          <w:szCs w:val="24"/>
        </w:rPr>
        <w:t>et al.</w:t>
      </w:r>
      <w:r w:rsidR="00905B3B" w:rsidRPr="00905B3B">
        <w:rPr>
          <w:rFonts w:ascii="Times New Roman" w:hAnsi="Times New Roman" w:cs="Times New Roman"/>
          <w:color w:val="000000"/>
          <w:sz w:val="24"/>
          <w:szCs w:val="24"/>
        </w:rPr>
        <w:t xml:space="preserve">, 2024; Sanz-Puente </w:t>
      </w:r>
      <w:r w:rsidR="00905B3B" w:rsidRPr="00905B3B">
        <w:rPr>
          <w:rFonts w:ascii="Times New Roman" w:hAnsi="Times New Roman" w:cs="Times New Roman"/>
          <w:i/>
          <w:iCs/>
          <w:color w:val="000000"/>
          <w:sz w:val="24"/>
          <w:szCs w:val="24"/>
        </w:rPr>
        <w:t>et al.</w:t>
      </w:r>
      <w:r w:rsidR="00905B3B" w:rsidRPr="00905B3B">
        <w:rPr>
          <w:rFonts w:ascii="Times New Roman" w:hAnsi="Times New Roman" w:cs="Times New Roman"/>
          <w:color w:val="000000"/>
          <w:sz w:val="24"/>
          <w:szCs w:val="24"/>
        </w:rPr>
        <w:t xml:space="preserve">, 2025; Chen </w:t>
      </w:r>
      <w:r w:rsidR="00905B3B" w:rsidRPr="00905B3B">
        <w:rPr>
          <w:rFonts w:ascii="Times New Roman" w:hAnsi="Times New Roman" w:cs="Times New Roman"/>
          <w:i/>
          <w:iCs/>
          <w:color w:val="000000"/>
          <w:sz w:val="24"/>
          <w:szCs w:val="24"/>
        </w:rPr>
        <w:t>et al.</w:t>
      </w:r>
      <w:r w:rsidR="00905B3B" w:rsidRPr="00905B3B">
        <w:rPr>
          <w:rFonts w:ascii="Times New Roman" w:hAnsi="Times New Roman" w:cs="Times New Roman"/>
          <w:color w:val="000000"/>
          <w:sz w:val="24"/>
          <w:szCs w:val="24"/>
        </w:rPr>
        <w:t xml:space="preserve">, 2025; Qi </w:t>
      </w:r>
      <w:r w:rsidR="00905B3B" w:rsidRPr="00905B3B">
        <w:rPr>
          <w:rFonts w:ascii="Times New Roman" w:hAnsi="Times New Roman" w:cs="Times New Roman"/>
          <w:i/>
          <w:iCs/>
          <w:color w:val="000000"/>
          <w:sz w:val="24"/>
          <w:szCs w:val="24"/>
        </w:rPr>
        <w:t>et al.</w:t>
      </w:r>
      <w:r w:rsidR="00905B3B" w:rsidRPr="00905B3B">
        <w:rPr>
          <w:rFonts w:ascii="Times New Roman" w:hAnsi="Times New Roman" w:cs="Times New Roman"/>
          <w:color w:val="000000"/>
          <w:sz w:val="24"/>
          <w:szCs w:val="24"/>
        </w:rPr>
        <w:t>, 2026)</w:t>
      </w:r>
      <w:r w:rsidR="00A96921" w:rsidRPr="00864AA6">
        <w:rPr>
          <w:rFonts w:ascii="Times New Roman" w:hAnsi="Times New Roman" w:cs="Times New Roman"/>
          <w:color w:val="000000" w:themeColor="text1"/>
          <w:sz w:val="24"/>
          <w:szCs w:val="24"/>
        </w:rPr>
        <w:fldChar w:fldCharType="end"/>
      </w:r>
      <w:r w:rsidRPr="00864AA6">
        <w:rPr>
          <w:rFonts w:ascii="Times New Roman" w:hAnsi="Times New Roman" w:cs="Times New Roman"/>
          <w:color w:val="000000" w:themeColor="text1"/>
          <w:sz w:val="24"/>
          <w:szCs w:val="24"/>
        </w:rPr>
        <w:t>. However, they offer limited insight into whether these taxa</w:t>
      </w:r>
      <w:r w:rsidR="003E09D1" w:rsidRPr="00864AA6">
        <w:rPr>
          <w:rFonts w:ascii="Times New Roman" w:hAnsi="Times New Roman" w:cs="Times New Roman"/>
          <w:color w:val="000000" w:themeColor="text1"/>
          <w:sz w:val="24"/>
          <w:szCs w:val="24"/>
        </w:rPr>
        <w:t xml:space="preserve"> </w:t>
      </w:r>
      <w:r w:rsidR="002614E5" w:rsidRPr="00864AA6">
        <w:rPr>
          <w:rFonts w:ascii="Times New Roman" w:hAnsi="Times New Roman" w:cs="Times New Roman"/>
          <w:color w:val="000000" w:themeColor="text1"/>
          <w:sz w:val="24"/>
          <w:szCs w:val="24"/>
        </w:rPr>
        <w:t xml:space="preserve">can be </w:t>
      </w:r>
      <w:r w:rsidR="00F02799" w:rsidRPr="00864AA6">
        <w:rPr>
          <w:rFonts w:ascii="Times New Roman" w:hAnsi="Times New Roman" w:cs="Times New Roman"/>
          <w:color w:val="000000" w:themeColor="text1"/>
          <w:sz w:val="24"/>
          <w:szCs w:val="24"/>
        </w:rPr>
        <w:t>maintained</w:t>
      </w:r>
      <w:r w:rsidR="003E09D1" w:rsidRPr="00864AA6">
        <w:rPr>
          <w:rFonts w:ascii="Times New Roman" w:hAnsi="Times New Roman" w:cs="Times New Roman"/>
          <w:color w:val="000000" w:themeColor="text1"/>
          <w:sz w:val="24"/>
          <w:szCs w:val="24"/>
        </w:rPr>
        <w:t xml:space="preserve"> early during plant establishment</w:t>
      </w:r>
      <w:r w:rsidR="002614E5" w:rsidRPr="00864AA6">
        <w:rPr>
          <w:rFonts w:ascii="Times New Roman" w:hAnsi="Times New Roman" w:cs="Times New Roman"/>
          <w:color w:val="000000" w:themeColor="text1"/>
          <w:sz w:val="24"/>
          <w:szCs w:val="24"/>
        </w:rPr>
        <w:t xml:space="preserve"> and beyond</w:t>
      </w:r>
      <w:r w:rsidR="003E09D1" w:rsidRPr="00864AA6">
        <w:rPr>
          <w:rFonts w:ascii="Times New Roman" w:hAnsi="Times New Roman" w:cs="Times New Roman"/>
          <w:color w:val="000000" w:themeColor="text1"/>
          <w:sz w:val="24"/>
          <w:szCs w:val="24"/>
        </w:rPr>
        <w:t>.</w:t>
      </w:r>
    </w:p>
    <w:p w:rsidR="00015D8D" w:rsidRPr="00864AA6" w:rsidRDefault="002F061B" w:rsidP="00AB0F6E">
      <w:pPr>
        <w:spacing w:before="80" w:after="120" w:line="276" w:lineRule="auto"/>
        <w:jc w:val="both"/>
        <w:rPr>
          <w:rFonts w:ascii="Times New Roman" w:hAnsi="Times New Roman" w:cs="Times New Roman"/>
          <w:color w:val="000000" w:themeColor="text1"/>
          <w:sz w:val="24"/>
          <w:szCs w:val="24"/>
        </w:rPr>
      </w:pPr>
      <w:r w:rsidRPr="00864AA6">
        <w:rPr>
          <w:rFonts w:ascii="Times New Roman" w:hAnsi="Times New Roman" w:cs="Times New Roman"/>
          <w:color w:val="000000" w:themeColor="text1"/>
          <w:sz w:val="24"/>
          <w:szCs w:val="24"/>
        </w:rPr>
        <w:t xml:space="preserve">Plant tissue provides multiple </w:t>
      </w:r>
      <w:r w:rsidR="0069691B" w:rsidRPr="00864AA6">
        <w:rPr>
          <w:rFonts w:ascii="Times New Roman" w:hAnsi="Times New Roman" w:cs="Times New Roman"/>
          <w:color w:val="000000" w:themeColor="text1"/>
          <w:sz w:val="24"/>
          <w:szCs w:val="24"/>
        </w:rPr>
        <w:t xml:space="preserve">unique </w:t>
      </w:r>
      <w:r w:rsidRPr="00864AA6">
        <w:rPr>
          <w:rFonts w:ascii="Times New Roman" w:hAnsi="Times New Roman" w:cs="Times New Roman"/>
          <w:color w:val="000000" w:themeColor="text1"/>
          <w:sz w:val="24"/>
          <w:szCs w:val="24"/>
        </w:rPr>
        <w:t>niches for microbial colonisation, including the belowground rhizosphere and the aboveground phyllosphere, as well as internal (endophyte) and external (epiphyte) compartments</w:t>
      </w:r>
      <w:r w:rsidR="000922B5" w:rsidRPr="00864AA6">
        <w:rPr>
          <w:rFonts w:ascii="Times New Roman" w:hAnsi="Times New Roman" w:cs="Times New Roman"/>
          <w:color w:val="000000" w:themeColor="text1"/>
          <w:sz w:val="24"/>
          <w:szCs w:val="24"/>
        </w:rPr>
        <w:t xml:space="preserve"> </w:t>
      </w:r>
      <w:r w:rsidR="000922B5" w:rsidRPr="00864AA6">
        <w:rPr>
          <w:rFonts w:ascii="Times New Roman" w:hAnsi="Times New Roman" w:cs="Times New Roman"/>
          <w:color w:val="000000" w:themeColor="text1"/>
          <w:sz w:val="24"/>
          <w:szCs w:val="24"/>
        </w:rPr>
        <w:fldChar w:fldCharType="begin"/>
      </w:r>
      <w:r w:rsidR="000922B5" w:rsidRPr="00864AA6">
        <w:rPr>
          <w:rFonts w:ascii="Times New Roman" w:hAnsi="Times New Roman" w:cs="Times New Roman"/>
          <w:color w:val="000000" w:themeColor="text1"/>
          <w:sz w:val="24"/>
          <w:szCs w:val="24"/>
        </w:rPr>
        <w:instrText xml:space="preserve"> ADDIN ZOTERO_ITEM CSL_CITATION {"citationID":"x0l29tK2","properties":{"unsorted":false,"formattedCitation":"(Trivedi {\\i{}et al.}, 2020; Compant {\\i{}et al.}, 2025)","plainCitation":"(Trivedi et al., 2020; Compant et al., 2025)","noteIndex":0},"citationItems":[{"id":22429,"uris":["http://zotero.org/users/11386985/items/GVMXYERU"],"itemData":{"id":22429,"type":"article-journal","abstract":"Healthy plants host diverse but taxonomically structured communities of microorganisms, the plant microbiota, that colonize every accessible plant tissue. Plant-associated microbiomes confer fitness advantages to the plant host, including growth promotion, nutrient uptake, stress tolerance and resistance to pathogens. In this Review, we explore how plant microbiome research has unravelled the complex network of genetic, biochemical, physical and metabolic interactions among the plant, the associated microbial communities and the environment. We also discuss how those interactions shape the assembly of plant-associated microbiomes and modulate their beneficial traits, such as nutrient acquisition and plant health, in addition to highlighting knowledge gaps and future directions.","container-title":"Nature Reviews Microbiology","DOI":"10.1038/s41579-020-0412-1","ISSN":"1740-1534","issue":"11","journalAbbreviation":"Nat Rev Microbiol","language":"en","license":"2020 Springer Nature Limited","page":"607-621","publisher":"Nature Publishing Group","source":"www.nature.com","title":"Plant–microbiome interactions: from community assembly to plant health","title-short":"Plant–microbiome interactions","URL":"https://www.nature.com/articles/s41579-020-0412-1","volume":"18","author":[{"family":"Trivedi","given":"Pankaj"},{"family":"Leach","given":"Jan E."},{"family":"Tringe","given":"Susannah G."},{"family":"Sa","given":"Tongmin"},{"family":"Singh","given":"Brajesh K."}],"accessed":{"date-parts":[["2026",9,22]]},"issued":{"date-parts":[["2020",11]]}}},{"id":22430,"uris":["http://zotero.org/users/11386985/items/ZW93CAZN"],"itemData":{"id":22430,"type":"article-journal","abstract":"Global research on the plant microbiome has enhanced our understanding of the complex interactions between plants and microorganisms. The structure and functions of plant-associated microorganisms, as well as the genetic, biochemical, physical and metabolic factors that influence the beneficial traits of plant microbiota have also been intensively studied. Harnessing the plant microbiome has led to the development of various microbial applications to improve crop productivity in the face of a range of challenges, for example, climate change, abiotic and biotic stresses, and declining soil properties. Microorganisms, particularly nitrogen-fixing rhizobia as well as mycorrhizae and biocontrol agents, have been applied for decades to improve plant nutrition and health. Still, there are limitations regarding efficacy and consistency under field conditions. Also, the wealth of expanding knowledge on microbiome diversity, functions and interactions represents a huge source of information to exploit for new types of application. In this Review, we explore plant microbiome functions, mechanisms, assembly and types of interaction, and discuss current applications and their pitfalls. Furthermore, we elaborate on how the latest findings in plant microbiome research may lead to the development of new or more advanced applications. Finally, we discuss research gaps to fully leverage microbiome functions for sustainable plant production.","container-title":"Nature Reviews Microbiology","DOI":"10.1038/s41579-024-01079-1","ISSN":"1740-1534","issue":"1","journalAbbreviation":"Nat Rev Microbiol","language":"en","license":"2024 Springer Nature Limited","page":"9-23","publisher":"Nature Publishing Group","source":"www.nature.com","title":"Harnessing the plant microbiome for sustainable crop production","URL":"https://www.nature.com/articles/s41579-024-01079-1","volume":"23","author":[{"family":"Compant","given":"Stéphane"},{"family":"Cassan","given":"Fabricio"},{"family":"Kostić","given":"Tanja"},{"family":"Johnson","given":"Linda"},{"family":"Brader","given":"Günter"},{"family":"Trognitz","given":"Friederike"},{"family":"Sessitsch","given":"Angela"}],"accessed":{"date-parts":[["2026",9,22]]},"issued":{"date-parts":[["2025",1]]}}}],"schema":"https://github.com/citation-style-language/schema/raw/master/csl-citation.json"} </w:instrText>
      </w:r>
      <w:r w:rsidR="000922B5" w:rsidRPr="00864AA6">
        <w:rPr>
          <w:rFonts w:ascii="Times New Roman" w:hAnsi="Times New Roman" w:cs="Times New Roman"/>
          <w:color w:val="000000" w:themeColor="text1"/>
          <w:sz w:val="24"/>
          <w:szCs w:val="24"/>
        </w:rPr>
        <w:fldChar w:fldCharType="separate"/>
      </w:r>
      <w:r w:rsidR="00905B3B" w:rsidRPr="007968A8">
        <w:rPr>
          <w:rFonts w:ascii="Times New Roman" w:hAnsi="Times New Roman" w:cs="Times New Roman"/>
          <w:color w:val="000000"/>
          <w:sz w:val="24"/>
          <w:szCs w:val="24"/>
        </w:rPr>
        <w:t xml:space="preserve">(Trivedi </w:t>
      </w:r>
      <w:r w:rsidR="00905B3B" w:rsidRPr="007968A8">
        <w:rPr>
          <w:rFonts w:ascii="Times New Roman" w:hAnsi="Times New Roman" w:cs="Times New Roman"/>
          <w:i/>
          <w:iCs/>
          <w:color w:val="000000"/>
          <w:sz w:val="24"/>
          <w:szCs w:val="24"/>
        </w:rPr>
        <w:t>et al.</w:t>
      </w:r>
      <w:r w:rsidR="00905B3B" w:rsidRPr="007968A8">
        <w:rPr>
          <w:rFonts w:ascii="Times New Roman" w:hAnsi="Times New Roman" w:cs="Times New Roman"/>
          <w:color w:val="000000"/>
          <w:sz w:val="24"/>
          <w:szCs w:val="24"/>
        </w:rPr>
        <w:t xml:space="preserve">, 2020; Compant </w:t>
      </w:r>
      <w:r w:rsidR="00905B3B" w:rsidRPr="007968A8">
        <w:rPr>
          <w:rFonts w:ascii="Times New Roman" w:hAnsi="Times New Roman" w:cs="Times New Roman"/>
          <w:i/>
          <w:iCs/>
          <w:color w:val="000000"/>
          <w:sz w:val="24"/>
          <w:szCs w:val="24"/>
        </w:rPr>
        <w:t>et al.</w:t>
      </w:r>
      <w:r w:rsidR="00905B3B" w:rsidRPr="007968A8">
        <w:rPr>
          <w:rFonts w:ascii="Times New Roman" w:hAnsi="Times New Roman" w:cs="Times New Roman"/>
          <w:color w:val="000000"/>
          <w:sz w:val="24"/>
          <w:szCs w:val="24"/>
        </w:rPr>
        <w:t>, 2025)</w:t>
      </w:r>
      <w:r w:rsidR="000922B5" w:rsidRPr="00864AA6">
        <w:rPr>
          <w:rFonts w:ascii="Times New Roman" w:hAnsi="Times New Roman" w:cs="Times New Roman"/>
          <w:color w:val="000000" w:themeColor="text1"/>
          <w:sz w:val="24"/>
          <w:szCs w:val="24"/>
        </w:rPr>
        <w:fldChar w:fldCharType="end"/>
      </w:r>
      <w:r w:rsidRPr="00864AA6">
        <w:rPr>
          <w:rFonts w:ascii="Times New Roman" w:hAnsi="Times New Roman" w:cs="Times New Roman"/>
          <w:color w:val="000000" w:themeColor="text1"/>
          <w:sz w:val="24"/>
          <w:szCs w:val="24"/>
        </w:rPr>
        <w:t>. Plant microbiome assembly is largely shaped by host genotype,</w:t>
      </w:r>
      <w:r w:rsidR="000922B5" w:rsidRPr="00864AA6">
        <w:rPr>
          <w:rFonts w:ascii="Times New Roman" w:hAnsi="Times New Roman" w:cs="Times New Roman"/>
          <w:color w:val="000000" w:themeColor="text1"/>
          <w:sz w:val="24"/>
          <w:szCs w:val="24"/>
        </w:rPr>
        <w:t xml:space="preserve"> through </w:t>
      </w:r>
      <w:r w:rsidR="00385B2D" w:rsidRPr="00864AA6">
        <w:rPr>
          <w:rFonts w:ascii="Times New Roman" w:hAnsi="Times New Roman" w:cs="Times New Roman"/>
          <w:color w:val="000000" w:themeColor="text1"/>
          <w:sz w:val="24"/>
          <w:szCs w:val="24"/>
        </w:rPr>
        <w:t>plant</w:t>
      </w:r>
      <w:r w:rsidR="000922B5" w:rsidRPr="00864AA6">
        <w:rPr>
          <w:rFonts w:ascii="Times New Roman" w:hAnsi="Times New Roman" w:cs="Times New Roman"/>
          <w:color w:val="000000" w:themeColor="text1"/>
          <w:sz w:val="24"/>
          <w:szCs w:val="24"/>
        </w:rPr>
        <w:t xml:space="preserve"> chemistry </w:t>
      </w:r>
      <w:r w:rsidR="00385B2D" w:rsidRPr="00864AA6">
        <w:rPr>
          <w:rFonts w:ascii="Times New Roman" w:hAnsi="Times New Roman" w:cs="Times New Roman"/>
          <w:color w:val="000000" w:themeColor="text1"/>
          <w:sz w:val="24"/>
          <w:szCs w:val="24"/>
        </w:rPr>
        <w:t>which is</w:t>
      </w:r>
      <w:r w:rsidR="000922B5" w:rsidRPr="00864AA6">
        <w:rPr>
          <w:rFonts w:ascii="Times New Roman" w:hAnsi="Times New Roman" w:cs="Times New Roman"/>
          <w:color w:val="000000" w:themeColor="text1"/>
          <w:sz w:val="24"/>
          <w:szCs w:val="24"/>
        </w:rPr>
        <w:t xml:space="preserve"> modulated by</w:t>
      </w:r>
      <w:r w:rsidR="00385B2D" w:rsidRPr="00864AA6">
        <w:rPr>
          <w:rFonts w:ascii="Times New Roman" w:hAnsi="Times New Roman" w:cs="Times New Roman"/>
          <w:color w:val="000000" w:themeColor="text1"/>
          <w:sz w:val="24"/>
          <w:szCs w:val="24"/>
        </w:rPr>
        <w:t xml:space="preserve"> </w:t>
      </w:r>
      <w:r w:rsidRPr="00864AA6">
        <w:rPr>
          <w:rFonts w:ascii="Times New Roman" w:hAnsi="Times New Roman" w:cs="Times New Roman"/>
          <w:color w:val="000000" w:themeColor="text1"/>
          <w:sz w:val="24"/>
          <w:szCs w:val="24"/>
        </w:rPr>
        <w:t>microbi</w:t>
      </w:r>
      <w:r w:rsidR="000922B5" w:rsidRPr="00864AA6">
        <w:rPr>
          <w:rFonts w:ascii="Times New Roman" w:hAnsi="Times New Roman" w:cs="Times New Roman"/>
          <w:color w:val="000000" w:themeColor="text1"/>
          <w:sz w:val="24"/>
          <w:szCs w:val="24"/>
        </w:rPr>
        <w:t>ome</w:t>
      </w:r>
      <w:r w:rsidRPr="00864AA6">
        <w:rPr>
          <w:rFonts w:ascii="Times New Roman" w:hAnsi="Times New Roman" w:cs="Times New Roman"/>
          <w:color w:val="000000" w:themeColor="text1"/>
          <w:sz w:val="24"/>
          <w:szCs w:val="24"/>
        </w:rPr>
        <w:t>-</w:t>
      </w:r>
      <w:r w:rsidR="000922B5" w:rsidRPr="00864AA6">
        <w:rPr>
          <w:rFonts w:ascii="Times New Roman" w:hAnsi="Times New Roman" w:cs="Times New Roman"/>
          <w:color w:val="000000" w:themeColor="text1"/>
          <w:sz w:val="24"/>
          <w:szCs w:val="24"/>
        </w:rPr>
        <w:t xml:space="preserve">regulating </w:t>
      </w:r>
      <w:r w:rsidRPr="00864AA6">
        <w:rPr>
          <w:rFonts w:ascii="Times New Roman" w:hAnsi="Times New Roman" w:cs="Times New Roman"/>
          <w:color w:val="000000" w:themeColor="text1"/>
          <w:sz w:val="24"/>
          <w:szCs w:val="24"/>
        </w:rPr>
        <w:t>(</w:t>
      </w:r>
      <w:r w:rsidR="000922B5" w:rsidRPr="00864AA6">
        <w:rPr>
          <w:rFonts w:ascii="Times New Roman" w:hAnsi="Times New Roman" w:cs="Times New Roman"/>
          <w:i/>
          <w:iCs/>
          <w:color w:val="000000" w:themeColor="text1"/>
          <w:sz w:val="24"/>
          <w:szCs w:val="24"/>
        </w:rPr>
        <w:t>Microbiome</w:t>
      </w:r>
      <w:r w:rsidR="000922B5" w:rsidRPr="00864AA6">
        <w:rPr>
          <w:rFonts w:ascii="Times New Roman" w:hAnsi="Times New Roman" w:cs="Times New Roman"/>
          <w:color w:val="000000" w:themeColor="text1"/>
          <w:sz w:val="24"/>
          <w:szCs w:val="24"/>
        </w:rPr>
        <w:t xml:space="preserve"> or </w:t>
      </w:r>
      <w:r w:rsidRPr="00864AA6">
        <w:rPr>
          <w:rFonts w:ascii="Times New Roman" w:hAnsi="Times New Roman" w:cs="Times New Roman"/>
          <w:i/>
          <w:iCs/>
          <w:color w:val="000000" w:themeColor="text1"/>
          <w:sz w:val="24"/>
          <w:szCs w:val="24"/>
        </w:rPr>
        <w:t>M</w:t>
      </w:r>
      <w:r w:rsidRPr="00864AA6">
        <w:rPr>
          <w:rFonts w:ascii="Times New Roman" w:hAnsi="Times New Roman" w:cs="Times New Roman"/>
          <w:color w:val="000000" w:themeColor="text1"/>
          <w:sz w:val="24"/>
          <w:szCs w:val="24"/>
        </w:rPr>
        <w:t>) genes</w:t>
      </w:r>
      <w:r w:rsidR="000922B5" w:rsidRPr="00864AA6">
        <w:rPr>
          <w:rFonts w:ascii="Times New Roman" w:hAnsi="Times New Roman" w:cs="Times New Roman"/>
          <w:color w:val="000000" w:themeColor="text1"/>
          <w:sz w:val="24"/>
          <w:szCs w:val="24"/>
        </w:rPr>
        <w:t xml:space="preserve"> </w:t>
      </w:r>
      <w:r w:rsidR="000922B5" w:rsidRPr="00864AA6">
        <w:rPr>
          <w:rFonts w:ascii="Times New Roman" w:hAnsi="Times New Roman" w:cs="Times New Roman"/>
          <w:color w:val="000000" w:themeColor="text1"/>
          <w:sz w:val="24"/>
          <w:szCs w:val="24"/>
        </w:rPr>
        <w:fldChar w:fldCharType="begin"/>
      </w:r>
      <w:r w:rsidR="00385B2D" w:rsidRPr="00864AA6">
        <w:rPr>
          <w:rFonts w:ascii="Times New Roman" w:hAnsi="Times New Roman" w:cs="Times New Roman"/>
          <w:color w:val="000000" w:themeColor="text1"/>
          <w:sz w:val="24"/>
          <w:szCs w:val="24"/>
        </w:rPr>
        <w:instrText xml:space="preserve"> ADDIN ZOTERO_ITEM CSL_CITATION {"citationID":"TQQs5tQH","properties":{"unsorted":false,"formattedCitation":"(Su {\\i{}et al.}, 2024, 2025; Cernava, 2024; Negre Rodr\\uc0\\u237{}guez {\\i{}et al.}, 2025)","plainCitation":"(Su et al., 2024, 2025; Cernava, 2024; Negre Rodríguez et al., 2025)","noteIndex":0},"citationItems":[{"id":20457,"uris":["http://zotero.org/users/11386985/items/9TJPMCC8"],"itemData":{"id":20457,"type":"article-journal","abstract":"In terrestrial ecosystems, plant leaves provide the largest biological habitat for highly diverse microbial communities, known as the phyllosphere microbiota. However, the underlying mechanisms of host-driven assembly of these ubiquitous communities remain largely elusive. Here, we conduct a large-scale and in-depth assessment of the rice phyllosphere microbiome aimed at identifying specific host-microbe links. A genome-wide association study reveals a strong association between the plant genotype and members of four bacterial orders, Pseudomonadales, Burkholderiales, Enterobacterales and Xanthomonadales. Some of the associations are specific to a distinct host genomic locus, pathway or even gene. The compound 4-hydroxycinnamic acid (4-HCA) is identified as the main driver for enrichment of bacteria belonging to Pseudomonadales. 4-HCA can be synthesized by the host plant’s OsPAL02 from the phenylpropanoid biosynthesis pathway. A knockout mutant of OsPAL02 results in reduced Pseudomonadales abundance, dysbiosis of the phyllosphere microbiota and consequently higher susceptibility of rice plants to disease. Our study provides a direct link between a specific plant metabolite and rice phyllosphere homeostasis opening possibilities for new breeding strategies.","container-title":"Nature Communications","DOI":"10.1038/s41467-023-44335-3","ISSN":"2041-1723","issue":"1","journalAbbreviation":"Nat Commun","language":"en","license":"2024 The Author(s)","page":"23","publisher":"Nature Publishing Group","source":"www.nature.com","title":"Microbiome homeostasis on rice leaves is regulated by a precursor molecule of lignin biosynthesis","URL":"https://www.nature.com/articles/s41467-023-44335-3","volume":"15","author":[{"family":"Su","given":"Pin"},{"family":"Kang","given":"Houxiang"},{"family":"Peng","given":"Qianze"},{"family":"Wicaksono","given":"Wisnu Adi"},{"family":"Berg","given":"Gabriele"},{"family":"Liu","given":"Zhuoxin"},{"family":"Ma","given":"Jiejia"},{"family":"Zhang","given":"Deyong"},{"family":"Cernava","given":"Tomislav"},{"family":"Liu","given":"Yong"}],"accessed":{"date-parts":[["2024",8,7]]},"issued":{"date-parts":[["2024",1,2]]}}},{"id":21280,"uris":["http://zotero.org/users/11386985/items/JSFQZWT7"],"itemData":{"id":21280,"type":"article-journal","abstract":"Plants live in close association with microbial communities that support their health and growth. Previous research has indicated that the composition of these communities can differ between genotypes of the same plant species. Host-related factors causing this variation are mostly unknown. Microbiome genes, or M genes in short, are host genes that are involved in shaping the microbiome. We hypothesized that specific M genes are responsible for microbiome variation between rice genotypes and that it is connected to plant metabolites controlled by these genes.","container-title":"Microbiome","DOI":"10.1186/s40168-025-02181-z","ISSN":"2049-2618","issue":"1","journalAbbreviation":"Microbiome","page":"185","source":"BioMed Central","title":"Host metabolites explain microbiome variation between different rice genotypes","URL":"https://doi.org/10.1186/s40168-025-02181-z","volume":"13","author":[{"family":"Su","given":"Pin"},{"family":"Kang","given":"Houxiang"},{"family":"Peng","given":"Qianze"},{"family":"Peng","given":"Weiye"},{"family":"Sun","given":"Shu’e"},{"family":"Du","given":"Xiaohua"},{"family":"Zhang","given":"Chi"},{"family":"Lei","given":"Ziling"},{"family":"Bai","given":"Lianyang"},{"family":"Tang","given":"Qianjun"},{"family":"Liu","given":"Yong"},{"family":"Cernava","given":"Tomislav"},{"family":"Zhang","given":"Deyong"}],"accessed":{"date-parts":[["2025",8,20]]},"issued":{"date-parts":[["2025",8,9]]}}},{"id":20453,"uris":["http://zotero.org/users/11386985/items/28TPPINM"],"itemData":{"id":20453,"type":"article-journal","abstract":"The plant microbiota can complement host functioning, leading to improved growth and health under unfavorable conditions. Microbiome engineering could therefore become a transformative technique for crop production. Microbiome genes, abbreviated as M genes, provide valuable targets for shaping plant-associated microbial communities.","container-title":"Nature Communications","DOI":"10.1038/s41467-024-50700-7","ISSN":"2041-1723","issue":"1","journalAbbreviation":"Nat Commun","language":"en","license":"2024 The Author(s)","page":"6623","publisher":"Nature Publishing Group","source":"www.nature.com","title":"Coming of age for Microbiome gene breeding in plants","URL":"https://www.nature.com/articles/s41467-024-50700-7","volume":"15","author":[{"family":"Cernava","given":"Tomislav"}],"accessed":{"date-parts":[["2024",8,7]]},"issued":{"date-parts":[["2024",8,5]]}}},{"id":22447,"uris":["http://zotero.org/users/11386985/items/7Y4V5FCE"],"itemData":{"id":22447,"type":"article-journal","abstract":"The plant microbiome comprises a wide range of microorganisms associated with different plant tissues. Over the past decades, significant research efforts have focused on understanding and harnessing the plant rhizosphere microbiome for optimal plant growth and health. However, while environmental factors are often the primary focus of these studies, the influence of plant genotype remains comparatively underexplored. In fact, the plant genotype influences a multitude of factors including root morphology and exudate composition, which play an integral role in shaping the rhizosphere niche. In this review, we discuss how alterations in plant host genetics could lead to differences in the assembly and diversity of the rhizosphere microbiome. Furthermore, we summarize current approaches to decipher complex plant traits and their ecological implications in host-microbiome systems and interactions.","container-title":"mSystems","DOI":"10.1128/msystems.00041-24","ISSN":"2379-5077","issue":"8","source":"Welcome to DTU Research Database","title":"The role of plant host genetics in shaping the composition and functionality of rhizosphere microbiomes","volume":"10","author":[{"family":"Negre Rodríguez","given":"María"},{"family":"Pioppi","given":"Adele"},{"family":"Kovács","given":"Ákos T"}],"issued":{"date-parts":[["2025"]]}}}],"schema":"https://github.com/citation-style-language/schema/raw/master/csl-citation.json"} </w:instrText>
      </w:r>
      <w:r w:rsidR="000922B5" w:rsidRPr="00864AA6">
        <w:rPr>
          <w:rFonts w:ascii="Times New Roman" w:hAnsi="Times New Roman" w:cs="Times New Roman"/>
          <w:color w:val="000000" w:themeColor="text1"/>
          <w:sz w:val="24"/>
          <w:szCs w:val="24"/>
        </w:rPr>
        <w:fldChar w:fldCharType="separate"/>
      </w:r>
      <w:r w:rsidR="00905B3B" w:rsidRPr="007968A8">
        <w:rPr>
          <w:rFonts w:ascii="Times New Roman" w:hAnsi="Times New Roman" w:cs="Times New Roman"/>
          <w:color w:val="000000"/>
          <w:sz w:val="24"/>
          <w:szCs w:val="24"/>
        </w:rPr>
        <w:t xml:space="preserve">(Su </w:t>
      </w:r>
      <w:r w:rsidR="00905B3B" w:rsidRPr="007968A8">
        <w:rPr>
          <w:rFonts w:ascii="Times New Roman" w:hAnsi="Times New Roman" w:cs="Times New Roman"/>
          <w:i/>
          <w:iCs/>
          <w:color w:val="000000"/>
          <w:sz w:val="24"/>
          <w:szCs w:val="24"/>
        </w:rPr>
        <w:t>et al.</w:t>
      </w:r>
      <w:r w:rsidR="00905B3B" w:rsidRPr="007968A8">
        <w:rPr>
          <w:rFonts w:ascii="Times New Roman" w:hAnsi="Times New Roman" w:cs="Times New Roman"/>
          <w:color w:val="000000"/>
          <w:sz w:val="24"/>
          <w:szCs w:val="24"/>
        </w:rPr>
        <w:t xml:space="preserve">, 2024, 2025; Cernava, 2024; Negre Rodríguez </w:t>
      </w:r>
      <w:r w:rsidR="00905B3B" w:rsidRPr="007968A8">
        <w:rPr>
          <w:rFonts w:ascii="Times New Roman" w:hAnsi="Times New Roman" w:cs="Times New Roman"/>
          <w:i/>
          <w:iCs/>
          <w:color w:val="000000"/>
          <w:sz w:val="24"/>
          <w:szCs w:val="24"/>
        </w:rPr>
        <w:t>et al.</w:t>
      </w:r>
      <w:r w:rsidR="00905B3B" w:rsidRPr="007968A8">
        <w:rPr>
          <w:rFonts w:ascii="Times New Roman" w:hAnsi="Times New Roman" w:cs="Times New Roman"/>
          <w:color w:val="000000"/>
          <w:sz w:val="24"/>
          <w:szCs w:val="24"/>
        </w:rPr>
        <w:t>, 2025)</w:t>
      </w:r>
      <w:r w:rsidR="000922B5" w:rsidRPr="00864AA6">
        <w:rPr>
          <w:rFonts w:ascii="Times New Roman" w:hAnsi="Times New Roman" w:cs="Times New Roman"/>
          <w:color w:val="000000" w:themeColor="text1"/>
          <w:sz w:val="24"/>
          <w:szCs w:val="24"/>
        </w:rPr>
        <w:fldChar w:fldCharType="end"/>
      </w:r>
      <w:r w:rsidRPr="00864AA6">
        <w:rPr>
          <w:rFonts w:ascii="Times New Roman" w:hAnsi="Times New Roman" w:cs="Times New Roman"/>
          <w:color w:val="000000" w:themeColor="text1"/>
          <w:sz w:val="24"/>
          <w:szCs w:val="24"/>
        </w:rPr>
        <w:t xml:space="preserve">. It is also dynamic across the plant life cycle: the seed itself is not a sterile starting point. Vertically transmitted endophytes, seed-coat </w:t>
      </w:r>
      <w:r w:rsidR="006728E5" w:rsidRPr="00864AA6">
        <w:rPr>
          <w:rFonts w:ascii="Times New Roman" w:hAnsi="Times New Roman" w:cs="Times New Roman"/>
          <w:color w:val="000000" w:themeColor="text1"/>
          <w:sz w:val="24"/>
          <w:szCs w:val="24"/>
        </w:rPr>
        <w:t>microbes (epiphytes)</w:t>
      </w:r>
      <w:r w:rsidRPr="00864AA6">
        <w:rPr>
          <w:rFonts w:ascii="Times New Roman" w:hAnsi="Times New Roman" w:cs="Times New Roman"/>
          <w:color w:val="000000" w:themeColor="text1"/>
          <w:sz w:val="24"/>
          <w:szCs w:val="24"/>
        </w:rPr>
        <w:t>, and the resident communities of the immediate substrate</w:t>
      </w:r>
      <w:r w:rsidR="006728E5" w:rsidRPr="00864AA6">
        <w:rPr>
          <w:rFonts w:ascii="Times New Roman" w:hAnsi="Times New Roman" w:cs="Times New Roman"/>
          <w:color w:val="000000" w:themeColor="text1"/>
          <w:sz w:val="24"/>
          <w:szCs w:val="24"/>
        </w:rPr>
        <w:t>s</w:t>
      </w:r>
      <w:r w:rsidRPr="00864AA6">
        <w:rPr>
          <w:rFonts w:ascii="Times New Roman" w:hAnsi="Times New Roman" w:cs="Times New Roman"/>
          <w:color w:val="000000" w:themeColor="text1"/>
          <w:sz w:val="24"/>
          <w:szCs w:val="24"/>
        </w:rPr>
        <w:t xml:space="preserve"> all contribute to the early seedling microbiome </w:t>
      </w:r>
      <w:r w:rsidR="00385B2D" w:rsidRPr="00864AA6">
        <w:rPr>
          <w:rFonts w:ascii="Times New Roman" w:hAnsi="Times New Roman" w:cs="Times New Roman"/>
          <w:color w:val="000000" w:themeColor="text1"/>
          <w:sz w:val="24"/>
          <w:szCs w:val="24"/>
        </w:rPr>
        <w:fldChar w:fldCharType="begin"/>
      </w:r>
      <w:r w:rsidR="00B244E0" w:rsidRPr="00864AA6">
        <w:rPr>
          <w:rFonts w:ascii="Times New Roman" w:hAnsi="Times New Roman" w:cs="Times New Roman"/>
          <w:color w:val="000000" w:themeColor="text1"/>
          <w:sz w:val="24"/>
          <w:szCs w:val="24"/>
        </w:rPr>
        <w:instrText xml:space="preserve"> ADDIN ZOTERO_ITEM CSL_CITATION {"citationID":"PpoGWVc2","properties":{"unsorted":false,"formattedCitation":"(Rochefort {\\i{}et al.}, 2021; Abdelfattah {\\i{}et al.}, 2023; Wang {\\i{}et al.}, 2025; Qi {\\i{}et al.}, 2026)","plainCitation":"(Rochefort et al., 2021; Abdelfattah et al., 2023; Wang et al., 2025; Qi et al., 2026)","noteIndex":0},"citationItems":[{"id":22463,"uris":["http://zotero.org/users/11386985/items/FTB5RV2D"],"itemData":{"id":22463,"type":"article-journal","abstract":"The seed microbial community constitutes an initial inoculum for plant microbiota assembly. Still, the persistence of seed microbiota when seeds encounter soil during plant emergence and early growth is barely documented. We characterized the encounter event of seed and soil microbiota and how it structured seedling bacterial and fungal communities by using amplicon sequencing. We performed eight contrasting encounter events to identify drivers influencing seedling microbiota assembly. To do so, four contrasting seed lots of two Brassica napus genotypes were sown in two soils whose microbial diversity levels were manipulated by serial dilution and recolonization. Seedling root and stem microbiota were influenced by soil but not by initial seed microbiota composition or by plant genotype. A strong selection on the seed and soil communities occurred during microbiota assembly, with only 8% to 32% of soil taxa and 0.8% to 1.4% of seed-borne taxa colonizing seedlings. The recruitment of seedling microbiota came mainly from soil (35% to 72% of diversity) and not from seeds (0.3% to 15%). Soil microbiota transmission success was higher for the bacterial community than for the fungal community. Interestingly, seedling microbiota was primarily composed of initially rare taxa (from seed, soil, or unknown origin) and intermediate-abundance soil taxa.IMPORTANCE Seed microbiota can have a crucial role for crop installation by modulating dormancy, germination, seedling development, and recruitment of plant symbionts. Little knowledge is available on the fraction of the plant microbiota that is acquired through seeds. We characterize the encounter between seed and soil communities and how they colonize the seedling together. Transmission success and seedling community assemblage can be influenced by the variation of initial microbial pools, i.e., plant genotype and cropping year for seeds and diversity level for soils. Despite a supposed resident advantage of the seed microbiota, we show that transmission success is in favor of the soil microbiota. Our results also suggest that successful plant-microbiome engineering based on native seed or soil microbiota must include rare taxa.","container-title":"mSystems","DOI":"10.1128/msystems.00446-21","issue":"3","page":"10.1128/msystems.00446-21","publisher":"American Society for Microbiology","source":"journals.asm.org (Atypon)","title":"Transmission of Seed and Soil Microbiota to Seedling","URL":"https://journals.asm.org/doi/10.1128/msystems.00446-21","volume":"6","author":[{"family":"Rochefort","given":"Aude"},{"family":"Simonin","given":"Marie"},{"family":"Marais","given":"Coralie"},{"family":"Guillerm-Erckelboudt","given":"Anne-Yvonne"},{"family":"Barret","given":"Matthieu"},{"family":"Sarniguet","given":"Alain"}],"accessed":{"date-parts":[["2026",9,23]]},"issued":{"date-parts":[["2021",6,8]]}}},{"id":1621,"uris":["http://zotero.org/users/11386985/items/C8TLUYYN"],"itemData":{"id":1621,"type":"article-journal","abstract":"Despite evidence that the microbiome extends host genetic and phenotypic traits, information on how the microbiome is transmitted and maintained across generations remains fragmented. For seed-bearing plants, seeds harbor a distinct microbiome and play a unique role by linking one generation to the next. Studies on microbial inheritance, a process we suggest including both vertical transmission and the subsequent migration of seed microorganisms to the new plant, thus become essential for our understanding of host evolutionary potential and host-microbiome coevolution. We propose dividing the inheritance process into three stages: (i) plant to seed, (ii) seed dormancy, and (iii) seed to seedling. We discuss the factors affecting the assembly of the microbiome during the three stages, highlight future research directions, and emphasize the implications of microbial inheritance for fundamental science and society.","container-title":"Trends in Microbiology","DOI":"10.1016/j.tim.2022.10.009","ISSN":"1878-4380","issue":"4","journalAbbreviation":"Trends Microbiol","language":"eng","page":"346-355","PMID":"36481186","source":"PubMed","title":"From seed to seed: the role of microbial inheritance in the assembly of the plant microbiome","title-short":"From seed to seed","volume":"31","author":[{"family":"Abdelfattah","given":"Ahmed"},{"family":"Tack","given":"Ayco J. M."},{"family":"Lobato","given":"Carolina"},{"family":"Wassermann","given":"Birgit"},{"family":"Berg","given":"Gabriele"}],"issued":{"date-parts":[["2023",4]]}}},{"id":22449,"uris":["http://zotero.org/users/11386985/items/Y63M42GE"],"itemData":{"id":22449,"type":"article-journal","abstract":"The relationship between plants and early colonizing microbes is crucial for regulating agricultural ecosystems. Recent evidence strongly suggests that by introducing beneficial microbes during the seed or seedling stages, the diversity and assembly structure of the plant-related microbial community during later plant development can be altered, recruiting beneficial bacteria to enhance plant protection. However, the mechanisms of community assembly and their effects on plant growth are still not fully understood. To deepen our understanding of the importance of early inoculation for improving plant performance, this review comprehensively summarizes recent research advancements on the effects of early introduction on plant growth and adaptability. The mechanisms and ecological significance of early inoculation in the assembly of plant-related bacterial communities are discussed, with particular emphasis on the importance of seed endophytes, plant growth-promoting rhizobacteria (PGPR), and synthetic microbial consortia as microbial inoculants in enhancing plant health and productivity. Additionally, this review proposes a new strategy: sequential inoculation during the seed and seedling stages, aiming to maximize the effects of microbes.","container-title":"Microbiological Research","DOI":"10.1016/j.micres.2025.128141","ISSN":"0944-5013","journalAbbreviation":"Microbiological Research","page":"128141","source":"ScienceDirect","title":"Early inoculation and bacterial community assembly in plants: A review","title-short":"Early inoculation and bacterial community assembly in plants","URL":"https://www.sciencedirect.com/science/article/pii/S0944501325000977","volume":"296","author":[{"family":"Wang","given":"Xing"},{"family":"Li","given":"Yuyi"},{"family":"Rensing","given":"Christopher"},{"family":"Zhang","given":"Xiaoxia"}],"accessed":{"date-parts":[["2026",9,22]]},"issued":{"date-parts":[["2025",7,1]]}}},{"id":22433,"uris":["http://zotero.org/users/11386985/items/K5GT824X"],"itemData":{"id":22433,"type":"article-journal","abstract":"The seed microbiome supports plant health and increases resilience under adverse environmental conditions. Seeds are also an important vector for transgenerational transfer of the plant microbiota. Even though research over the last decade has provided valuable insights into the functional roles of seed-associated microbes, these important members of the plant microbiome remain underexplored. This review systematically highlights recently discovered key functions of the seed microbiota. It covers taxonomic composition and diversity across plant species, transmission mechanisms, functional roles in germination and seedling establishment, growth promotion, and stress resistance. The review also addresses methodological challenges and highlights critical open questions regarding assembly, spatial compartmentalization, and translation into applications. Further research into seed microbiomes has the potential to not only increase the sustainability in plant production but also to increase food security in a changing climate. Reaching such outcomes will be facilitated by mechanistic studies that will disclose the remaining secrets of plant–microbe interplay at the very first developmental stage of most plants that nowadays inhabit Earth.","container-title":"Microbiome","DOI":"10.1186/s40168-026-02390-0","ISSN":"2049-2618","issue":"1","journalAbbreviation":"Microbiome","language":"en","page":"106","source":"Springer Link","title":"What do we know about the seed microbiome?","URL":"https://doi.org/10.1186/s40168-026-02390-0","volume":"14","author":[{"family":"Qi","given":"Xiangning"},{"family":"Jin","given":"Decai"},{"family":"Olimi","given":"Expedito"},{"family":"Chen","given":"Xiaoyulong"},{"family":"Cernava","given":"Tomislav"}],"accessed":{"date-parts":[["2026",9,22]]},"issued":{"date-parts":[["2026",4,4]]}}}],"schema":"https://github.com/citation-style-language/schema/raw/master/csl-citation.json"} </w:instrText>
      </w:r>
      <w:r w:rsidR="00385B2D" w:rsidRPr="00864AA6">
        <w:rPr>
          <w:rFonts w:ascii="Times New Roman" w:hAnsi="Times New Roman" w:cs="Times New Roman"/>
          <w:color w:val="000000" w:themeColor="text1"/>
          <w:sz w:val="24"/>
          <w:szCs w:val="24"/>
        </w:rPr>
        <w:fldChar w:fldCharType="separate"/>
      </w:r>
      <w:r w:rsidR="00905B3B" w:rsidRPr="007968A8">
        <w:rPr>
          <w:rFonts w:ascii="Times New Roman" w:hAnsi="Times New Roman" w:cs="Times New Roman"/>
          <w:color w:val="000000"/>
          <w:sz w:val="24"/>
          <w:szCs w:val="24"/>
        </w:rPr>
        <w:t xml:space="preserve">(Rochefort </w:t>
      </w:r>
      <w:r w:rsidR="00905B3B" w:rsidRPr="007968A8">
        <w:rPr>
          <w:rFonts w:ascii="Times New Roman" w:hAnsi="Times New Roman" w:cs="Times New Roman"/>
          <w:i/>
          <w:iCs/>
          <w:color w:val="000000"/>
          <w:sz w:val="24"/>
          <w:szCs w:val="24"/>
        </w:rPr>
        <w:t>et al.</w:t>
      </w:r>
      <w:r w:rsidR="00905B3B" w:rsidRPr="007968A8">
        <w:rPr>
          <w:rFonts w:ascii="Times New Roman" w:hAnsi="Times New Roman" w:cs="Times New Roman"/>
          <w:color w:val="000000"/>
          <w:sz w:val="24"/>
          <w:szCs w:val="24"/>
        </w:rPr>
        <w:t xml:space="preserve">, 2021; Abdelfattah </w:t>
      </w:r>
      <w:r w:rsidR="00905B3B" w:rsidRPr="007968A8">
        <w:rPr>
          <w:rFonts w:ascii="Times New Roman" w:hAnsi="Times New Roman" w:cs="Times New Roman"/>
          <w:i/>
          <w:iCs/>
          <w:color w:val="000000"/>
          <w:sz w:val="24"/>
          <w:szCs w:val="24"/>
        </w:rPr>
        <w:t>et al.</w:t>
      </w:r>
      <w:r w:rsidR="00905B3B" w:rsidRPr="007968A8">
        <w:rPr>
          <w:rFonts w:ascii="Times New Roman" w:hAnsi="Times New Roman" w:cs="Times New Roman"/>
          <w:color w:val="000000"/>
          <w:sz w:val="24"/>
          <w:szCs w:val="24"/>
        </w:rPr>
        <w:t xml:space="preserve">, 2023; Wang </w:t>
      </w:r>
      <w:r w:rsidR="00905B3B" w:rsidRPr="007968A8">
        <w:rPr>
          <w:rFonts w:ascii="Times New Roman" w:hAnsi="Times New Roman" w:cs="Times New Roman"/>
          <w:i/>
          <w:iCs/>
          <w:color w:val="000000"/>
          <w:sz w:val="24"/>
          <w:szCs w:val="24"/>
        </w:rPr>
        <w:t>et al.</w:t>
      </w:r>
      <w:r w:rsidR="00905B3B" w:rsidRPr="007968A8">
        <w:rPr>
          <w:rFonts w:ascii="Times New Roman" w:hAnsi="Times New Roman" w:cs="Times New Roman"/>
          <w:color w:val="000000"/>
          <w:sz w:val="24"/>
          <w:szCs w:val="24"/>
        </w:rPr>
        <w:t xml:space="preserve">, 2025; Qi </w:t>
      </w:r>
      <w:r w:rsidR="00905B3B" w:rsidRPr="007968A8">
        <w:rPr>
          <w:rFonts w:ascii="Times New Roman" w:hAnsi="Times New Roman" w:cs="Times New Roman"/>
          <w:i/>
          <w:iCs/>
          <w:color w:val="000000"/>
          <w:sz w:val="24"/>
          <w:szCs w:val="24"/>
        </w:rPr>
        <w:t>et al.</w:t>
      </w:r>
      <w:r w:rsidR="00905B3B" w:rsidRPr="007968A8">
        <w:rPr>
          <w:rFonts w:ascii="Times New Roman" w:hAnsi="Times New Roman" w:cs="Times New Roman"/>
          <w:color w:val="000000"/>
          <w:sz w:val="24"/>
          <w:szCs w:val="24"/>
        </w:rPr>
        <w:t>, 2026)</w:t>
      </w:r>
      <w:r w:rsidR="00385B2D" w:rsidRPr="00864AA6">
        <w:rPr>
          <w:rFonts w:ascii="Times New Roman" w:hAnsi="Times New Roman" w:cs="Times New Roman"/>
          <w:color w:val="000000" w:themeColor="text1"/>
          <w:sz w:val="24"/>
          <w:szCs w:val="24"/>
        </w:rPr>
        <w:fldChar w:fldCharType="end"/>
      </w:r>
      <w:r w:rsidRPr="00864AA6">
        <w:rPr>
          <w:rFonts w:ascii="Times New Roman" w:hAnsi="Times New Roman" w:cs="Times New Roman"/>
          <w:color w:val="000000" w:themeColor="text1"/>
          <w:sz w:val="24"/>
          <w:szCs w:val="24"/>
        </w:rPr>
        <w:t xml:space="preserve">. The seedling community is further restructured by horizontal </w:t>
      </w:r>
      <w:r w:rsidR="006728E5" w:rsidRPr="00864AA6">
        <w:rPr>
          <w:rFonts w:ascii="Times New Roman" w:hAnsi="Times New Roman" w:cs="Times New Roman"/>
          <w:color w:val="000000" w:themeColor="text1"/>
          <w:sz w:val="24"/>
          <w:szCs w:val="24"/>
        </w:rPr>
        <w:t xml:space="preserve">microbial </w:t>
      </w:r>
      <w:r w:rsidRPr="00864AA6">
        <w:rPr>
          <w:rFonts w:ascii="Times New Roman" w:hAnsi="Times New Roman" w:cs="Times New Roman"/>
          <w:color w:val="000000" w:themeColor="text1"/>
          <w:sz w:val="24"/>
          <w:szCs w:val="24"/>
        </w:rPr>
        <w:t>acquisition</w:t>
      </w:r>
      <w:r w:rsidR="00B244E0" w:rsidRPr="00864AA6">
        <w:rPr>
          <w:rFonts w:ascii="Times New Roman" w:hAnsi="Times New Roman" w:cs="Times New Roman"/>
          <w:color w:val="000000" w:themeColor="text1"/>
          <w:sz w:val="24"/>
          <w:szCs w:val="24"/>
        </w:rPr>
        <w:t xml:space="preserve"> </w:t>
      </w:r>
      <w:r w:rsidRPr="00864AA6">
        <w:rPr>
          <w:rFonts w:ascii="Times New Roman" w:hAnsi="Times New Roman" w:cs="Times New Roman"/>
          <w:color w:val="000000" w:themeColor="text1"/>
          <w:sz w:val="24"/>
          <w:szCs w:val="24"/>
        </w:rPr>
        <w:t>from the soil and surrounding environment</w:t>
      </w:r>
      <w:r w:rsidR="006E5556" w:rsidRPr="00864AA6">
        <w:rPr>
          <w:rFonts w:ascii="Times New Roman" w:hAnsi="Times New Roman" w:cs="Times New Roman"/>
          <w:color w:val="000000" w:themeColor="text1"/>
          <w:sz w:val="24"/>
          <w:szCs w:val="24"/>
        </w:rPr>
        <w:t xml:space="preserve"> </w:t>
      </w:r>
      <w:r w:rsidR="006E5556" w:rsidRPr="00864AA6">
        <w:rPr>
          <w:rFonts w:ascii="Times New Roman" w:hAnsi="Times New Roman" w:cs="Times New Roman"/>
          <w:color w:val="000000" w:themeColor="text1"/>
          <w:sz w:val="24"/>
          <w:szCs w:val="24"/>
        </w:rPr>
        <w:fldChar w:fldCharType="begin"/>
      </w:r>
      <w:r w:rsidR="00EC6E3C" w:rsidRPr="00864AA6">
        <w:rPr>
          <w:rFonts w:ascii="Times New Roman" w:hAnsi="Times New Roman" w:cs="Times New Roman"/>
          <w:color w:val="000000" w:themeColor="text1"/>
          <w:sz w:val="24"/>
          <w:szCs w:val="24"/>
        </w:rPr>
        <w:instrText xml:space="preserve"> ADDIN ZOTERO_ITEM CSL_CITATION {"citationID":"0C0pfJmN","properties":{"unsorted":false,"formattedCitation":"(Johnston-Monje {\\i{}et al.}, 2014; Igwe &amp; Vannette, 2018; Chang {\\i{}et al.}, 2019; Liu {\\i{}et al.}, 2019; Rochefort {\\i{}et al.}, 2021; Wang {\\i{}et al.}, 2025)","plainCitation":"(Johnston-Monje et al., 2014; Igwe &amp; Vannette, 2018; Chang et al., 2019; Liu et al., 2019; Rochefort et al., 2021; Wang et al., 2025)","noteIndex":0},"citationItems":[{"id":22461,"uris":["http://zotero.org/users/11386985/items/B67XTRQ4"],"itemData":{"id":22461,"type":"article-journal","abstract":"Endophytes are microbes that live within plants such as maize (corn, Zea mays L.) without causing disease. It is generally assumed that most endophytes originate from soil. If this is true, then as humans collected, domesticated, bred and migrated maize globally from its native Mexico, they moved the species away from its native population of endophyte donors. The migration of maize persists today, as breeders collect wild and exotic seed (as sources of diverse alleles) from sites of high genetic diversity in Mexico for breeding programs on distant soils. When transported to new lands, it is unclear whether maize permits only selective colonization of microbes from the Mexican soils on which it co-evolved, tolerates shifts in soil-derived endophytes, or prevents colonization of soil-based microbes in favour of seed-transmitted microbes. To test these hypotheses, non-sterilized seeds of three types of maize (pre-domesticated-Mexican, ancient-Mexican, modern-temperate) were planted side-by-side on indigenous Mexican soil, Canadian temperate soil or sterilized sand. The impact of these soil swaps on founder bacterial endophyte communities was tested using 16S-rDNA profiling, culturing and microbial trait phenotyping.","container-title":"BMC Plant Biology","DOI":"10.1186/s12870-014-0233-3","ISSN":"1471-2229","issue":"1","journalAbbreviation":"BMC Plant Biol","language":"en","page":"233","source":"Springer Link","title":"Impact of swapping soils on the endophytic bacterial communities of pre-domesticated, ancient and modern maize","URL":"https://doi.org/10.1186/s12870-014-0233-3","volume":"14","author":[{"family":"Johnston-Monje","given":"David"},{"family":"Mousa","given":"Walaa Kamel"},{"family":"Lazarovits","given":"George"},{"family":"Raizada","given":"Manish N."}],"accessed":{"date-parts":[["2026",9,22]]},"issued":{"date-parts":[["2014",9,12]]}}},{"id":22457,"uris":["http://zotero.org/users/11386985/items/FWCIVM4Z"],"itemData":{"id":22457,"type":"article","abstract":"Root-associated microbial communities influence plant phenotype, growth and local abundance, yet the factors that structure these microbial communities are still poorly understood. California landscapes contain serpentine soils, which are nutrient-poor and high in heavy metals, and distinct from neighboring soils. Here, we surveyed the rhizoplane of serpentine-indifferent plants species growing on serpentine and non-serpentine soils to determine the relative influence of plant identity and soil chemistry on rhizoplane microbial community structure using 16S rRNA metabarcoding. Additionally, we experimentally examined if locally adapted microorganisms enhance plant growth in serpentine soil. Plant species, soil chemistry, and the interaction between them were important in structuring rhizoplane bacterial communities in both the field and experimental soils. In the experiment, rhizoplane microbial community source influenced seedling survival, but plant growth phenotypes measured were largely invariant to microbial community with a few exceptions. Results from the field sampling suggest that plant species associate with specific microbial communities even across chemically distinct soils, and that microbial communities can differentially influence seedling survival on harsh serpentine soils.","DOI":"10.1101/489344","language":"en","license":"© 2018, Posted by Cold Spring Harbor Laboratory. This pre-print is available under a Creative Commons License (Attribution-NonCommercial-NoDerivs 4.0 International), CC BY-NC-ND 4.0, as described at http://creativecommons.org/licenses/by-nc-nd/4.0/","note":"page: 489344\nsection: New Results","publisher":"bioRxiv","source":"bioRxiv","title":"Plant species and soil type influence rhizosphere bacterial composition and seedling establishment on serpentine soils","URL":"https://www.biorxiv.org/content/10.1101/489344v1","author":[{"family":"Igwe","given":"Alexandria N."},{"family":"Vannette","given":"Rachel L."}],"accessed":{"date-parts":[["2026",9,22]]},"issued":{"date-parts":[["2018",12,7]]}}},{"id":22455,"uris":["http://zotero.org/users/11386985/items/KRRM9WI2"],"itemData":{"id":22455,"type":"article-journal","abstract":"Soil microbial community composition is determined by the soil type and the plant species. By sequencing the V3-V4 region of the bacterial 16S rRNA gene amplicons, the current study assessed the bacterial community assemblage in rhizosphere and bulks soils of wild (Glycine soja) and cultivated (Glycine max) soybeans grown in the suspensions of three important soil types in China, including black, red and soda-saline-alkali soils. The alpha-diversity of the bacterial community in the rhizosphere was significantly higher than that of the bulk soils suggesting that bulk soil lacks plant nurturing effect under the current study conditions. Black and red soils were enriched with nitrifying and nitrogen-fixing bacteria but the soda-saline-alkali soil suspension had more denitrifying bacteria, which may reflect agronomic unsuitability of the latter. We also observed a high abundance of Bradyrhizobium and Pseudomonas, enriched cellulolytic bacteria, as well as a highly connected molecular ecological network in the G. soja rhizosphere soil. Taken all, the current study suggest that wild soybeans may have evolved to recruit beneficial microbes in its rhizosphere that can promote nutrients requisition, biostasis and disease-resistance, therefore ecologically more resilient than cultivated soybeans.","container-title":"Archives of Agronomy and Soil Science","DOI":"10.1080/03650340.2018.1485147","ISSN":"0365-0340","issue":"1","page":"74-87","publisher":"Taylor &amp; Francis","source":"Taylor and Francis+NEJM","title":"Rhizosphere microbiota assemblage associated with wild and cultivated soybeans grown in three types of soil suspensions","URL":"https://doi.org/10.1080/03650340.2018.1485147","volume":"65","author":[{"family":"Chang","given":"Chunling"},{"family":"Chen","given":"Wen"},{"family":"Luo","given":"Shasha"},{"family":"Ma","given":"Lina"},{"family":"Li","given":"Xiujun"},{"family":"Tian","given":"Chunjie"}],"accessed":{"date-parts":[["2026",9,22]]},"issued":{"date-parts":[["2019",1,2]]}}},{"id":22451,"uris":["http://zotero.org/users/11386985/items/TLHA8UAI"],"itemData":{"id":22451,"type":"article-journal","abstract":"Plants have evolved intimate interactions with soil microbes for a range of beneficial functions including nutrient acquisition, pathogen resistance and stress tolerance. Further understanding of this system is a promising way to advance sustainable agriculture by exploiting the versatile benefits offered by the plant microbiome. The rhizosphere is the interface between plant and soil, and functions as the first step of plant defense and root microbiome recruitment. It features a specialized microbial community, intensive microbe-plant and microbe-microbe interactions, and complex signal communication. To decipher the rhizosphere microbiome assembly of soybean (Glycine max), we comprehensively characterized the soybean rhizosphere microbial community using 16S rRNA gene sequencing and evaluated the structuring influence from both host genotype and soil source.","container-title":"BMC Microbiology","DOI":"10.1186/s12866-019-1572-x","ISSN":"1471-2180","issue":"1","journalAbbreviation":"BMC Microbiol","language":"en","page":"201","source":"Springer Link","title":"Soil indigenous microbiome and plant genotypes cooperatively modify soybean rhizosphere microbiome assembly","URL":"https://doi.org/10.1186/s12866-019-1572-x","volume":"19","author":[{"family":"Liu","given":"Fang"},{"family":"Hewezi","given":"Tarek"},{"family":"Lebeis","given":"Sarah L."},{"family":"Pantalone","given":"Vince"},{"family":"Grewal","given":"Parwinder S."},{"family":"Staton","given":"Margaret E."}],"accessed":{"date-parts":[["2026",9,22]]},"issued":{"date-parts":[["2019",9,2]]}}},{"id":22463,"uris":["http://zotero.org/users/11386985/items/FTB5RV2D"],"itemData":{"id":22463,"type":"article-journal","abstract":"The seed microbial community constitutes an initial inoculum for plant microbiota assembly. Still, the persistence of seed microbiota when seeds encounter soil during plant emergence and early growth is barely documented. We characterized the encounter event of seed and soil microbiota and how it structured seedling bacterial and fungal communities by using amplicon sequencing. We performed eight contrasting encounter events to identify drivers influencing seedling microbiota assembly. To do so, four contrasting seed lots of two Brassica napus genotypes were sown in two soils whose microbial diversity levels were manipulated by serial dilution and recolonization. Seedling root and stem microbiota were influenced by soil but not by initial seed microbiota composition or by plant genotype. A strong selection on the seed and soil communities occurred during microbiota assembly, with only 8% to 32% of soil taxa and 0.8% to 1.4% of seed-borne taxa colonizing seedlings. The recruitment of seedling microbiota came mainly from soil (35% to 72% of diversity) and not from seeds (0.3% to 15%). Soil microbiota transmission success was higher for the bacterial community than for the fungal community. Interestingly, seedling microbiota was primarily composed of initially rare taxa (from seed, soil, or unknown origin) and intermediate-abundance soil taxa.IMPORTANCE Seed microbiota can have a crucial role for crop installation by modulating dormancy, germination, seedling development, and recruitment of plant symbionts. Little knowledge is available on the fraction of the plant microbiota that is acquired through seeds. We characterize the encounter between seed and soil communities and how they colonize the seedling together. Transmission success and seedling community assemblage can be influenced by the variation of initial microbial pools, i.e., plant genotype and cropping year for seeds and diversity level for soils. Despite a supposed resident advantage of the seed microbiota, we show that transmission success is in favor of the soil microbiota. Our results also suggest that successful plant-microbiome engineering based on native seed or soil microbiota must include rare taxa.","container-title":"mSystems","DOI":"10.1128/msystems.00446-21","issue":"3","page":"10.1128/msystems.00446-21","publisher":"American Society for Microbiology","source":"journals.asm.org (Atypon)","title":"Transmission of Seed and Soil Microbiota to Seedling","URL":"https://journals.asm.org/doi/10.1128/msystems.00446-21","volume":"6","author":[{"family":"Rochefort","given":"Aude"},{"family":"Simonin","given":"Marie"},{"family":"Marais","given":"Coralie"},{"family":"Guillerm-Erckelboudt","given":"Anne-Yvonne"},{"family":"Barret","given":"Matthieu"},{"family":"Sarniguet","given":"Alain"}],"accessed":{"date-parts":[["2026",9,23]]},"issued":{"date-parts":[["2021",6,8]]}}},{"id":22449,"uris":["http://zotero.org/users/11386985/items/Y63M42GE"],"itemData":{"id":22449,"type":"article-journal","abstract":"The relationship between plants and early colonizing microbes is crucial for regulating agricultural ecosystems. Recent evidence strongly suggests that by introducing beneficial microbes during the seed or seedling stages, the diversity and assembly structure of the plant-related microbial community during later plant development can be altered, recruiting beneficial bacteria to enhance plant protection. However, the mechanisms of community assembly and their effects on plant growth are still not fully understood. To deepen our understanding of the importance of early inoculation for improving plant performance, this review comprehensively summarizes recent research advancements on the effects of early introduction on plant growth and adaptability. The mechanisms and ecological significance of early inoculation in the assembly of plant-related bacterial communities are discussed, with particular emphasis on the importance of seed endophytes, plant growth-promoting rhizobacteria (PGPR), and synthetic microbial consortia as microbial inoculants in enhancing plant health and productivity. Additionally, this review proposes a new strategy: sequential inoculation during the seed and seedling stages, aiming to maximize the effects of microbes.","container-title":"Microbiological Research","DOI":"10.1016/j.micres.2025.128141","ISSN":"0944-5013","journalAbbreviation":"Microbiological Research","page":"128141","source":"ScienceDirect","title":"Early inoculation and bacterial community assembly in plants: A review","title-short":"Early inoculation and bacterial community assembly in plants","URL":"https://www.sciencedirect.com/science/article/pii/S0944501325000977","volume":"296","author":[{"family":"Wang","given":"Xing"},{"family":"Li","given":"Yuyi"},{"family":"Rensing","given":"Christopher"},{"family":"Zhang","given":"Xiaoxia"}],"accessed":{"date-parts":[["2026",9,22]]},"issued":{"date-parts":[["2025",7,1]]}}}],"schema":"https://github.com/citation-style-language/schema/raw/master/csl-citation.json"} </w:instrText>
      </w:r>
      <w:r w:rsidR="006E5556" w:rsidRPr="00864AA6">
        <w:rPr>
          <w:rFonts w:ascii="Times New Roman" w:hAnsi="Times New Roman" w:cs="Times New Roman"/>
          <w:color w:val="000000" w:themeColor="text1"/>
          <w:sz w:val="24"/>
          <w:szCs w:val="24"/>
        </w:rPr>
        <w:fldChar w:fldCharType="separate"/>
      </w:r>
      <w:r w:rsidR="00905B3B" w:rsidRPr="007968A8">
        <w:rPr>
          <w:rFonts w:ascii="Times New Roman" w:hAnsi="Times New Roman" w:cs="Times New Roman"/>
          <w:color w:val="000000"/>
          <w:sz w:val="24"/>
          <w:szCs w:val="24"/>
        </w:rPr>
        <w:t xml:space="preserve">(Johnston-Monje </w:t>
      </w:r>
      <w:r w:rsidR="00905B3B" w:rsidRPr="007968A8">
        <w:rPr>
          <w:rFonts w:ascii="Times New Roman" w:hAnsi="Times New Roman" w:cs="Times New Roman"/>
          <w:i/>
          <w:iCs/>
          <w:color w:val="000000"/>
          <w:sz w:val="24"/>
          <w:szCs w:val="24"/>
        </w:rPr>
        <w:t>et al.</w:t>
      </w:r>
      <w:r w:rsidR="00905B3B" w:rsidRPr="007968A8">
        <w:rPr>
          <w:rFonts w:ascii="Times New Roman" w:hAnsi="Times New Roman" w:cs="Times New Roman"/>
          <w:color w:val="000000"/>
          <w:sz w:val="24"/>
          <w:szCs w:val="24"/>
        </w:rPr>
        <w:t xml:space="preserve">, 2014; Igwe &amp; Vannette, 2018; Chang </w:t>
      </w:r>
      <w:r w:rsidR="00905B3B" w:rsidRPr="007968A8">
        <w:rPr>
          <w:rFonts w:ascii="Times New Roman" w:hAnsi="Times New Roman" w:cs="Times New Roman"/>
          <w:i/>
          <w:iCs/>
          <w:color w:val="000000"/>
          <w:sz w:val="24"/>
          <w:szCs w:val="24"/>
        </w:rPr>
        <w:t>et al.</w:t>
      </w:r>
      <w:r w:rsidR="00905B3B" w:rsidRPr="007968A8">
        <w:rPr>
          <w:rFonts w:ascii="Times New Roman" w:hAnsi="Times New Roman" w:cs="Times New Roman"/>
          <w:color w:val="000000"/>
          <w:sz w:val="24"/>
          <w:szCs w:val="24"/>
        </w:rPr>
        <w:t xml:space="preserve">, 2019; Liu </w:t>
      </w:r>
      <w:r w:rsidR="00905B3B" w:rsidRPr="007968A8">
        <w:rPr>
          <w:rFonts w:ascii="Times New Roman" w:hAnsi="Times New Roman" w:cs="Times New Roman"/>
          <w:i/>
          <w:iCs/>
          <w:color w:val="000000"/>
          <w:sz w:val="24"/>
          <w:szCs w:val="24"/>
        </w:rPr>
        <w:t>et al.</w:t>
      </w:r>
      <w:r w:rsidR="00905B3B" w:rsidRPr="007968A8">
        <w:rPr>
          <w:rFonts w:ascii="Times New Roman" w:hAnsi="Times New Roman" w:cs="Times New Roman"/>
          <w:color w:val="000000"/>
          <w:sz w:val="24"/>
          <w:szCs w:val="24"/>
        </w:rPr>
        <w:t xml:space="preserve">, 2019; Rochefort </w:t>
      </w:r>
      <w:r w:rsidR="00905B3B" w:rsidRPr="007968A8">
        <w:rPr>
          <w:rFonts w:ascii="Times New Roman" w:hAnsi="Times New Roman" w:cs="Times New Roman"/>
          <w:i/>
          <w:iCs/>
          <w:color w:val="000000"/>
          <w:sz w:val="24"/>
          <w:szCs w:val="24"/>
        </w:rPr>
        <w:t>et al.</w:t>
      </w:r>
      <w:r w:rsidR="00905B3B" w:rsidRPr="007968A8">
        <w:rPr>
          <w:rFonts w:ascii="Times New Roman" w:hAnsi="Times New Roman" w:cs="Times New Roman"/>
          <w:color w:val="000000"/>
          <w:sz w:val="24"/>
          <w:szCs w:val="24"/>
        </w:rPr>
        <w:t xml:space="preserve">, 2021; Wang </w:t>
      </w:r>
      <w:r w:rsidR="00905B3B" w:rsidRPr="007968A8">
        <w:rPr>
          <w:rFonts w:ascii="Times New Roman" w:hAnsi="Times New Roman" w:cs="Times New Roman"/>
          <w:i/>
          <w:iCs/>
          <w:color w:val="000000"/>
          <w:sz w:val="24"/>
          <w:szCs w:val="24"/>
        </w:rPr>
        <w:t>et al.</w:t>
      </w:r>
      <w:r w:rsidR="00905B3B" w:rsidRPr="007968A8">
        <w:rPr>
          <w:rFonts w:ascii="Times New Roman" w:hAnsi="Times New Roman" w:cs="Times New Roman"/>
          <w:color w:val="000000"/>
          <w:sz w:val="24"/>
          <w:szCs w:val="24"/>
        </w:rPr>
        <w:t>, 2025)</w:t>
      </w:r>
      <w:r w:rsidR="006E5556" w:rsidRPr="00864AA6">
        <w:rPr>
          <w:rFonts w:ascii="Times New Roman" w:hAnsi="Times New Roman" w:cs="Times New Roman"/>
          <w:color w:val="000000" w:themeColor="text1"/>
          <w:sz w:val="24"/>
          <w:szCs w:val="24"/>
        </w:rPr>
        <w:fldChar w:fldCharType="end"/>
      </w:r>
      <w:r w:rsidR="006E5556" w:rsidRPr="00864AA6">
        <w:rPr>
          <w:rFonts w:ascii="Times New Roman" w:hAnsi="Times New Roman" w:cs="Times New Roman"/>
          <w:color w:val="000000" w:themeColor="text1"/>
          <w:sz w:val="24"/>
          <w:szCs w:val="24"/>
        </w:rPr>
        <w:t>.</w:t>
      </w:r>
    </w:p>
    <w:p w:rsidR="004C5C59" w:rsidRPr="00864AA6" w:rsidRDefault="002F061B" w:rsidP="00AB0F6E">
      <w:pPr>
        <w:spacing w:line="276" w:lineRule="auto"/>
        <w:jc w:val="both"/>
        <w:rPr>
          <w:rFonts w:ascii="Times New Roman" w:hAnsi="Times New Roman" w:cs="Times New Roman"/>
          <w:color w:val="000000" w:themeColor="text1"/>
          <w:sz w:val="24"/>
          <w:szCs w:val="24"/>
        </w:rPr>
      </w:pPr>
      <w:r w:rsidRPr="00864AA6">
        <w:rPr>
          <w:rFonts w:ascii="Times New Roman" w:hAnsi="Times New Roman" w:cs="Times New Roman"/>
          <w:color w:val="000000" w:themeColor="text1"/>
          <w:sz w:val="24"/>
          <w:szCs w:val="24"/>
        </w:rPr>
        <w:t>Most of what we currently know about seed or seedling microbiomes comes</w:t>
      </w:r>
      <w:r w:rsidR="007844FB" w:rsidRPr="00864AA6">
        <w:rPr>
          <w:rFonts w:ascii="Times New Roman" w:hAnsi="Times New Roman" w:cs="Times New Roman"/>
          <w:color w:val="000000" w:themeColor="text1"/>
          <w:sz w:val="24"/>
          <w:szCs w:val="24"/>
        </w:rPr>
        <w:t xml:space="preserve"> </w:t>
      </w:r>
      <w:r w:rsidRPr="00864AA6">
        <w:rPr>
          <w:rFonts w:ascii="Times New Roman" w:hAnsi="Times New Roman" w:cs="Times New Roman"/>
          <w:color w:val="000000" w:themeColor="text1"/>
          <w:sz w:val="24"/>
          <w:szCs w:val="24"/>
        </w:rPr>
        <w:t xml:space="preserve">from few hosts and single-site experiments, and from either the seed or the seedling stage. Only a few studies have captured the microbiome across seed and seedling </w:t>
      </w:r>
      <w:r w:rsidR="00035EED" w:rsidRPr="00864AA6">
        <w:rPr>
          <w:rFonts w:ascii="Times New Roman" w:hAnsi="Times New Roman" w:cs="Times New Roman"/>
          <w:color w:val="000000" w:themeColor="text1"/>
          <w:sz w:val="24"/>
          <w:szCs w:val="24"/>
        </w:rPr>
        <w:t>stages; h</w:t>
      </w:r>
      <w:r w:rsidR="00860AAF" w:rsidRPr="00864AA6">
        <w:rPr>
          <w:rFonts w:ascii="Times New Roman" w:hAnsi="Times New Roman" w:cs="Times New Roman"/>
          <w:color w:val="000000" w:themeColor="text1"/>
          <w:sz w:val="24"/>
          <w:szCs w:val="24"/>
        </w:rPr>
        <w:t>owever, little is known about the compositional changes that accompany the seed-to-seedling transition, or how these changes</w:t>
      </w:r>
      <w:r w:rsidR="0061716A" w:rsidRPr="00864AA6">
        <w:rPr>
          <w:rFonts w:ascii="Times New Roman" w:hAnsi="Times New Roman" w:cs="Times New Roman"/>
          <w:color w:val="000000" w:themeColor="text1"/>
          <w:sz w:val="24"/>
          <w:szCs w:val="24"/>
        </w:rPr>
        <w:t xml:space="preserve"> might </w:t>
      </w:r>
      <w:r w:rsidRPr="00864AA6">
        <w:rPr>
          <w:rFonts w:ascii="Times New Roman" w:hAnsi="Times New Roman" w:cs="Times New Roman"/>
          <w:color w:val="000000" w:themeColor="text1"/>
          <w:sz w:val="24"/>
          <w:szCs w:val="24"/>
        </w:rPr>
        <w:t>generalize across host</w:t>
      </w:r>
      <w:r w:rsidR="00860AAF" w:rsidRPr="00864AA6">
        <w:rPr>
          <w:rFonts w:ascii="Times New Roman" w:hAnsi="Times New Roman" w:cs="Times New Roman"/>
          <w:color w:val="000000" w:themeColor="text1"/>
          <w:sz w:val="24"/>
          <w:szCs w:val="24"/>
        </w:rPr>
        <w:t>s</w:t>
      </w:r>
      <w:r w:rsidR="0061716A" w:rsidRPr="00864AA6">
        <w:rPr>
          <w:rFonts w:ascii="Times New Roman" w:hAnsi="Times New Roman" w:cs="Times New Roman"/>
          <w:color w:val="000000" w:themeColor="text1"/>
          <w:sz w:val="24"/>
          <w:szCs w:val="24"/>
        </w:rPr>
        <w:t>.</w:t>
      </w:r>
      <w:r w:rsidR="00A7387E" w:rsidRPr="00864AA6">
        <w:rPr>
          <w:rFonts w:ascii="Times New Roman" w:hAnsi="Times New Roman" w:cs="Times New Roman"/>
          <w:color w:val="000000" w:themeColor="text1"/>
          <w:sz w:val="24"/>
          <w:szCs w:val="24"/>
        </w:rPr>
        <w:t xml:space="preserve"> Examining th</w:t>
      </w:r>
      <w:r w:rsidR="00B922EE" w:rsidRPr="00864AA6">
        <w:rPr>
          <w:rFonts w:ascii="Times New Roman" w:hAnsi="Times New Roman" w:cs="Times New Roman"/>
          <w:color w:val="000000" w:themeColor="text1"/>
          <w:sz w:val="24"/>
          <w:szCs w:val="24"/>
        </w:rPr>
        <w:t>ese specific</w:t>
      </w:r>
      <w:r w:rsidR="00A7387E" w:rsidRPr="00864AA6">
        <w:rPr>
          <w:rFonts w:ascii="Times New Roman" w:hAnsi="Times New Roman" w:cs="Times New Roman"/>
          <w:color w:val="000000" w:themeColor="text1"/>
          <w:sz w:val="24"/>
          <w:szCs w:val="24"/>
        </w:rPr>
        <w:t xml:space="preserve"> transition phase</w:t>
      </w:r>
      <w:r w:rsidR="00B922EE" w:rsidRPr="00864AA6">
        <w:rPr>
          <w:rFonts w:ascii="Times New Roman" w:hAnsi="Times New Roman" w:cs="Times New Roman"/>
          <w:color w:val="000000" w:themeColor="text1"/>
          <w:sz w:val="24"/>
          <w:szCs w:val="24"/>
        </w:rPr>
        <w:t xml:space="preserve">s is important, </w:t>
      </w:r>
      <w:r w:rsidRPr="00864AA6">
        <w:rPr>
          <w:rFonts w:ascii="Times New Roman" w:hAnsi="Times New Roman" w:cs="Times New Roman"/>
          <w:color w:val="000000" w:themeColor="text1"/>
          <w:sz w:val="24"/>
          <w:szCs w:val="24"/>
        </w:rPr>
        <w:t>in part</w:t>
      </w:r>
      <w:r w:rsidR="00B922EE" w:rsidRPr="00864AA6">
        <w:rPr>
          <w:rFonts w:ascii="Times New Roman" w:hAnsi="Times New Roman" w:cs="Times New Roman"/>
          <w:color w:val="000000" w:themeColor="text1"/>
          <w:sz w:val="24"/>
          <w:szCs w:val="24"/>
        </w:rPr>
        <w:t xml:space="preserve">, </w:t>
      </w:r>
      <w:r w:rsidRPr="00864AA6">
        <w:rPr>
          <w:rFonts w:ascii="Times New Roman" w:hAnsi="Times New Roman" w:cs="Times New Roman"/>
          <w:color w:val="000000" w:themeColor="text1"/>
          <w:sz w:val="24"/>
          <w:szCs w:val="24"/>
        </w:rPr>
        <w:t>because</w:t>
      </w:r>
      <w:r w:rsidR="00B922EE" w:rsidRPr="00864AA6">
        <w:rPr>
          <w:rFonts w:ascii="Times New Roman" w:hAnsi="Times New Roman" w:cs="Times New Roman"/>
          <w:color w:val="000000" w:themeColor="text1"/>
          <w:sz w:val="24"/>
          <w:szCs w:val="24"/>
        </w:rPr>
        <w:t xml:space="preserve"> they </w:t>
      </w:r>
      <w:r w:rsidR="00F63E92" w:rsidRPr="00864AA6">
        <w:rPr>
          <w:rFonts w:ascii="Times New Roman" w:hAnsi="Times New Roman" w:cs="Times New Roman"/>
          <w:color w:val="000000" w:themeColor="text1"/>
          <w:sz w:val="24"/>
          <w:szCs w:val="24"/>
        </w:rPr>
        <w:t>constitute</w:t>
      </w:r>
      <w:r w:rsidRPr="00864AA6">
        <w:rPr>
          <w:rFonts w:ascii="Times New Roman" w:hAnsi="Times New Roman" w:cs="Times New Roman"/>
          <w:color w:val="000000" w:themeColor="text1"/>
          <w:sz w:val="24"/>
          <w:szCs w:val="24"/>
        </w:rPr>
        <w:t xml:space="preserve"> </w:t>
      </w:r>
      <w:r w:rsidR="00A7387E" w:rsidRPr="00864AA6">
        <w:rPr>
          <w:rFonts w:ascii="Times New Roman" w:hAnsi="Times New Roman" w:cs="Times New Roman"/>
          <w:color w:val="000000" w:themeColor="text1"/>
          <w:sz w:val="24"/>
          <w:szCs w:val="24"/>
        </w:rPr>
        <w:t xml:space="preserve">the </w:t>
      </w:r>
      <w:r w:rsidRPr="00864AA6">
        <w:rPr>
          <w:rFonts w:ascii="Times New Roman" w:hAnsi="Times New Roman" w:cs="Times New Roman"/>
          <w:color w:val="000000" w:themeColor="text1"/>
          <w:sz w:val="24"/>
          <w:szCs w:val="24"/>
        </w:rPr>
        <w:t>developmental window often target</w:t>
      </w:r>
      <w:r w:rsidR="00B922EE" w:rsidRPr="00864AA6">
        <w:rPr>
          <w:rFonts w:ascii="Times New Roman" w:hAnsi="Times New Roman" w:cs="Times New Roman"/>
          <w:color w:val="000000" w:themeColor="text1"/>
          <w:sz w:val="24"/>
          <w:szCs w:val="24"/>
        </w:rPr>
        <w:t>ed</w:t>
      </w:r>
      <w:r w:rsidRPr="00864AA6">
        <w:rPr>
          <w:rFonts w:ascii="Times New Roman" w:hAnsi="Times New Roman" w:cs="Times New Roman"/>
          <w:color w:val="000000" w:themeColor="text1"/>
          <w:sz w:val="24"/>
          <w:szCs w:val="24"/>
        </w:rPr>
        <w:t xml:space="preserve"> for </w:t>
      </w:r>
      <w:r w:rsidR="00B922EE" w:rsidRPr="00864AA6">
        <w:rPr>
          <w:rFonts w:ascii="Times New Roman" w:hAnsi="Times New Roman" w:cs="Times New Roman"/>
          <w:color w:val="000000" w:themeColor="text1"/>
          <w:sz w:val="24"/>
          <w:szCs w:val="24"/>
        </w:rPr>
        <w:t xml:space="preserve">the </w:t>
      </w:r>
      <w:r w:rsidR="00A7387E" w:rsidRPr="00864AA6">
        <w:rPr>
          <w:rFonts w:ascii="Times New Roman" w:hAnsi="Times New Roman" w:cs="Times New Roman"/>
          <w:color w:val="000000" w:themeColor="text1"/>
          <w:sz w:val="24"/>
          <w:szCs w:val="24"/>
        </w:rPr>
        <w:t xml:space="preserve">isolation and application of </w:t>
      </w:r>
      <w:r w:rsidRPr="00864AA6">
        <w:rPr>
          <w:rFonts w:ascii="Times New Roman" w:hAnsi="Times New Roman" w:cs="Times New Roman"/>
          <w:color w:val="000000" w:themeColor="text1"/>
          <w:sz w:val="24"/>
          <w:szCs w:val="24"/>
        </w:rPr>
        <w:t>microbial inoculants and seed-coat bio</w:t>
      </w:r>
      <w:r w:rsidR="00B922EE" w:rsidRPr="00864AA6">
        <w:rPr>
          <w:rFonts w:ascii="Times New Roman" w:hAnsi="Times New Roman" w:cs="Times New Roman"/>
          <w:color w:val="000000" w:themeColor="text1"/>
          <w:sz w:val="24"/>
          <w:szCs w:val="24"/>
        </w:rPr>
        <w:t>logical inoculants</w:t>
      </w:r>
      <w:r w:rsidRPr="00864AA6">
        <w:rPr>
          <w:rFonts w:ascii="Times New Roman" w:hAnsi="Times New Roman" w:cs="Times New Roman"/>
          <w:color w:val="000000" w:themeColor="text1"/>
          <w:sz w:val="24"/>
          <w:szCs w:val="24"/>
        </w:rPr>
        <w:t>.</w:t>
      </w:r>
      <w:r w:rsidR="00A7387E" w:rsidRPr="00864AA6">
        <w:rPr>
          <w:rFonts w:ascii="Times New Roman" w:hAnsi="Times New Roman" w:cs="Times New Roman"/>
          <w:color w:val="000000" w:themeColor="text1"/>
          <w:sz w:val="24"/>
          <w:szCs w:val="24"/>
        </w:rPr>
        <w:t xml:space="preserve"> </w:t>
      </w:r>
      <w:r w:rsidR="000E3B74" w:rsidRPr="00864AA6">
        <w:rPr>
          <w:rFonts w:ascii="Times New Roman" w:hAnsi="Times New Roman" w:cs="Times New Roman"/>
          <w:color w:val="000000" w:themeColor="text1"/>
          <w:sz w:val="24"/>
          <w:szCs w:val="24"/>
        </w:rPr>
        <w:t>To study the microbial</w:t>
      </w:r>
      <w:r w:rsidR="0069691B" w:rsidRPr="00864AA6">
        <w:rPr>
          <w:rFonts w:ascii="Times New Roman" w:hAnsi="Times New Roman" w:cs="Times New Roman"/>
          <w:color w:val="000000" w:themeColor="text1"/>
          <w:sz w:val="24"/>
          <w:szCs w:val="24"/>
        </w:rPr>
        <w:t xml:space="preserve"> (bacterial) community</w:t>
      </w:r>
      <w:r w:rsidR="000E3B74" w:rsidRPr="00864AA6">
        <w:rPr>
          <w:rFonts w:ascii="Times New Roman" w:hAnsi="Times New Roman" w:cs="Times New Roman"/>
          <w:color w:val="000000" w:themeColor="text1"/>
          <w:sz w:val="24"/>
          <w:szCs w:val="24"/>
        </w:rPr>
        <w:t xml:space="preserve"> </w:t>
      </w:r>
      <w:r w:rsidR="00F63E92" w:rsidRPr="00864AA6">
        <w:rPr>
          <w:rFonts w:ascii="Times New Roman" w:hAnsi="Times New Roman" w:cs="Times New Roman"/>
          <w:color w:val="000000" w:themeColor="text1"/>
          <w:sz w:val="24"/>
          <w:szCs w:val="24"/>
        </w:rPr>
        <w:t>composition</w:t>
      </w:r>
      <w:r w:rsidR="000E3B74" w:rsidRPr="00864AA6">
        <w:rPr>
          <w:rFonts w:ascii="Times New Roman" w:hAnsi="Times New Roman" w:cs="Times New Roman"/>
          <w:color w:val="000000" w:themeColor="text1"/>
          <w:sz w:val="24"/>
          <w:szCs w:val="24"/>
        </w:rPr>
        <w:t xml:space="preserve"> that might be key in shaping the early plant-life microbiome or accompanying the seed-</w:t>
      </w:r>
      <w:r w:rsidR="000E3B74" w:rsidRPr="00864AA6">
        <w:rPr>
          <w:rFonts w:ascii="Times New Roman" w:hAnsi="Times New Roman" w:cs="Times New Roman"/>
          <w:color w:val="000000" w:themeColor="text1"/>
          <w:sz w:val="24"/>
          <w:szCs w:val="24"/>
        </w:rPr>
        <w:lastRenderedPageBreak/>
        <w:t>to-seedling transition</w:t>
      </w:r>
      <w:r w:rsidR="00A7387E" w:rsidRPr="00864AA6">
        <w:rPr>
          <w:rFonts w:ascii="Times New Roman" w:hAnsi="Times New Roman" w:cs="Times New Roman"/>
          <w:color w:val="000000" w:themeColor="text1"/>
          <w:sz w:val="24"/>
          <w:szCs w:val="24"/>
        </w:rPr>
        <w:t xml:space="preserve">, </w:t>
      </w:r>
      <w:r w:rsidRPr="00864AA6">
        <w:rPr>
          <w:rFonts w:ascii="Times New Roman" w:hAnsi="Times New Roman" w:cs="Times New Roman"/>
          <w:color w:val="000000" w:themeColor="text1"/>
          <w:sz w:val="24"/>
          <w:szCs w:val="24"/>
        </w:rPr>
        <w:t>we conducted a meta-analysis of 16S rRNA gene amplicon datasets</w:t>
      </w:r>
      <w:r w:rsidR="00413B66" w:rsidRPr="00864AA6">
        <w:rPr>
          <w:rFonts w:ascii="Times New Roman" w:hAnsi="Times New Roman" w:cs="Times New Roman"/>
          <w:color w:val="000000" w:themeColor="text1"/>
          <w:sz w:val="24"/>
          <w:szCs w:val="24"/>
        </w:rPr>
        <w:t xml:space="preserve"> of </w:t>
      </w:r>
      <w:r w:rsidRPr="00864AA6">
        <w:rPr>
          <w:rFonts w:ascii="Times New Roman" w:hAnsi="Times New Roman" w:cs="Times New Roman"/>
          <w:color w:val="000000" w:themeColor="text1"/>
          <w:sz w:val="24"/>
          <w:szCs w:val="24"/>
        </w:rPr>
        <w:t>seed</w:t>
      </w:r>
      <w:r w:rsidR="00413B66" w:rsidRPr="00864AA6">
        <w:rPr>
          <w:rFonts w:ascii="Times New Roman" w:hAnsi="Times New Roman" w:cs="Times New Roman"/>
          <w:color w:val="000000" w:themeColor="text1"/>
          <w:sz w:val="24"/>
          <w:szCs w:val="24"/>
        </w:rPr>
        <w:t>s</w:t>
      </w:r>
      <w:r w:rsidR="00A7387E" w:rsidRPr="00864AA6">
        <w:rPr>
          <w:rFonts w:ascii="Times New Roman" w:hAnsi="Times New Roman" w:cs="Times New Roman"/>
          <w:color w:val="000000" w:themeColor="text1"/>
          <w:sz w:val="24"/>
          <w:szCs w:val="24"/>
        </w:rPr>
        <w:t xml:space="preserve"> and </w:t>
      </w:r>
      <w:r w:rsidRPr="00864AA6">
        <w:rPr>
          <w:rFonts w:ascii="Times New Roman" w:hAnsi="Times New Roman" w:cs="Times New Roman"/>
          <w:color w:val="000000" w:themeColor="text1"/>
          <w:sz w:val="24"/>
          <w:szCs w:val="24"/>
        </w:rPr>
        <w:t>seedling</w:t>
      </w:r>
      <w:r w:rsidR="00413B66" w:rsidRPr="00864AA6">
        <w:rPr>
          <w:rFonts w:ascii="Times New Roman" w:hAnsi="Times New Roman" w:cs="Times New Roman"/>
          <w:color w:val="000000" w:themeColor="text1"/>
          <w:sz w:val="24"/>
          <w:szCs w:val="24"/>
        </w:rPr>
        <w:t>s</w:t>
      </w:r>
      <w:r w:rsidR="00A7387E" w:rsidRPr="00864AA6">
        <w:rPr>
          <w:rFonts w:ascii="Times New Roman" w:hAnsi="Times New Roman" w:cs="Times New Roman"/>
          <w:color w:val="000000" w:themeColor="text1"/>
          <w:sz w:val="24"/>
          <w:szCs w:val="24"/>
        </w:rPr>
        <w:t xml:space="preserve">. The datasets were </w:t>
      </w:r>
      <w:r w:rsidRPr="00864AA6">
        <w:rPr>
          <w:rFonts w:ascii="Times New Roman" w:hAnsi="Times New Roman" w:cs="Times New Roman"/>
          <w:color w:val="000000" w:themeColor="text1"/>
          <w:sz w:val="24"/>
          <w:szCs w:val="24"/>
        </w:rPr>
        <w:t>drawn from eight publicly available studies covering 12 host genera from six plant families across 10 countries</w:t>
      </w:r>
      <w:r w:rsidR="00413B66" w:rsidRPr="00864AA6">
        <w:rPr>
          <w:rFonts w:ascii="Times New Roman" w:hAnsi="Times New Roman" w:cs="Times New Roman"/>
          <w:color w:val="000000" w:themeColor="text1"/>
          <w:sz w:val="24"/>
          <w:szCs w:val="24"/>
        </w:rPr>
        <w:t xml:space="preserve"> (</w:t>
      </w:r>
      <w:r w:rsidR="00413B66" w:rsidRPr="00864AA6">
        <w:rPr>
          <w:rFonts w:ascii="Times New Roman" w:hAnsi="Times New Roman" w:cs="Times New Roman"/>
          <w:b/>
          <w:bCs/>
          <w:color w:val="000000" w:themeColor="text1"/>
          <w:sz w:val="24"/>
          <w:szCs w:val="24"/>
        </w:rPr>
        <w:t>Figure 1</w:t>
      </w:r>
      <w:r w:rsidR="00413B66" w:rsidRPr="00864AA6">
        <w:rPr>
          <w:rFonts w:ascii="Times New Roman" w:hAnsi="Times New Roman" w:cs="Times New Roman"/>
          <w:color w:val="000000" w:themeColor="text1"/>
          <w:sz w:val="24"/>
          <w:szCs w:val="24"/>
        </w:rPr>
        <w:t>)</w:t>
      </w:r>
      <w:r w:rsidRPr="00864AA6">
        <w:rPr>
          <w:rFonts w:ascii="Times New Roman" w:hAnsi="Times New Roman" w:cs="Times New Roman"/>
          <w:color w:val="000000" w:themeColor="text1"/>
          <w:sz w:val="24"/>
          <w:szCs w:val="24"/>
        </w:rPr>
        <w:t xml:space="preserve">. We processed </w:t>
      </w:r>
      <w:r w:rsidR="00B922EE" w:rsidRPr="00864AA6">
        <w:rPr>
          <w:rFonts w:ascii="Times New Roman" w:hAnsi="Times New Roman" w:cs="Times New Roman"/>
          <w:color w:val="000000" w:themeColor="text1"/>
          <w:sz w:val="24"/>
          <w:szCs w:val="24"/>
        </w:rPr>
        <w:t xml:space="preserve">each </w:t>
      </w:r>
      <w:r w:rsidRPr="00864AA6">
        <w:rPr>
          <w:rFonts w:ascii="Times New Roman" w:hAnsi="Times New Roman" w:cs="Times New Roman"/>
          <w:color w:val="000000" w:themeColor="text1"/>
          <w:sz w:val="24"/>
          <w:szCs w:val="24"/>
        </w:rPr>
        <w:t xml:space="preserve">dataset </w:t>
      </w:r>
      <w:r w:rsidR="00B922EE" w:rsidRPr="00864AA6">
        <w:rPr>
          <w:rFonts w:ascii="Times New Roman" w:hAnsi="Times New Roman" w:cs="Times New Roman"/>
          <w:color w:val="000000" w:themeColor="text1"/>
          <w:sz w:val="24"/>
          <w:szCs w:val="24"/>
        </w:rPr>
        <w:t xml:space="preserve">using </w:t>
      </w:r>
      <w:r w:rsidRPr="00864AA6">
        <w:rPr>
          <w:rFonts w:ascii="Times New Roman" w:hAnsi="Times New Roman" w:cs="Times New Roman"/>
          <w:color w:val="000000" w:themeColor="text1"/>
          <w:sz w:val="24"/>
          <w:szCs w:val="24"/>
        </w:rPr>
        <w:t xml:space="preserve">a </w:t>
      </w:r>
      <w:r w:rsidR="00B922EE" w:rsidRPr="00864AA6">
        <w:rPr>
          <w:rFonts w:ascii="Times New Roman" w:hAnsi="Times New Roman" w:cs="Times New Roman"/>
          <w:color w:val="000000" w:themeColor="text1"/>
          <w:sz w:val="24"/>
          <w:szCs w:val="24"/>
        </w:rPr>
        <w:t xml:space="preserve">common </w:t>
      </w:r>
      <w:r w:rsidRPr="00864AA6">
        <w:rPr>
          <w:rFonts w:ascii="Times New Roman" w:hAnsi="Times New Roman" w:cs="Times New Roman"/>
          <w:color w:val="000000" w:themeColor="text1"/>
          <w:sz w:val="24"/>
          <w:szCs w:val="24"/>
        </w:rPr>
        <w:t>pipeline so that comparisons across studies rest on ASVs inferred with identical settings rather than on thresholds defined within the respective studies.</w:t>
      </w:r>
    </w:p>
    <w:p w:rsidR="004C5C59" w:rsidRPr="00864AA6" w:rsidRDefault="004C5C59" w:rsidP="00AB0F6E">
      <w:pPr>
        <w:spacing w:line="276" w:lineRule="auto"/>
        <w:jc w:val="both"/>
        <w:rPr>
          <w:rFonts w:ascii="Times New Roman" w:hAnsi="Times New Roman" w:cs="Times New Roman"/>
          <w:color w:val="000000" w:themeColor="text1"/>
          <w:sz w:val="24"/>
          <w:szCs w:val="24"/>
        </w:rPr>
      </w:pPr>
      <w:r w:rsidRPr="007968A8">
        <w:rPr>
          <w:rFonts w:ascii="Times New Roman" w:hAnsi="Times New Roman" w:cs="Times New Roman"/>
          <w:noProof/>
          <w:color w:val="000000" w:themeColor="text1"/>
          <w:sz w:val="24"/>
          <w:szCs w:val="24"/>
        </w:rPr>
        <w:drawing>
          <wp:inline distT="0" distB="0" distL="0" distR="0" wp14:anchorId="1DD9782F" wp14:editId="3E0E4002">
            <wp:extent cx="6120130" cy="2728702"/>
            <wp:effectExtent l="0" t="0" r="1905" b="6350"/>
            <wp:docPr id="1472073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7301" name=""/>
                    <pic:cNvPicPr/>
                  </pic:nvPicPr>
                  <pic:blipFill rotWithShape="1">
                    <a:blip r:embed="rId8"/>
                    <a:stretch/>
                  </pic:blipFill>
                  <pic:spPr bwMode="auto">
                    <a:xfrm>
                      <a:off x="0" y="0"/>
                      <a:ext cx="6120130" cy="2728702"/>
                    </a:xfrm>
                    <a:prstGeom prst="rect">
                      <a:avLst/>
                    </a:prstGeom>
                    <a:ln>
                      <a:noFill/>
                    </a:ln>
                    <a:extLst>
                      <a:ext uri="{53640926-AAD7-44D8-BBD7-CCE9431645EC}">
                        <a14:shadowObscured xmlns:a14="http://schemas.microsoft.com/office/drawing/2010/main"/>
                      </a:ext>
                    </a:extLst>
                  </pic:spPr>
                </pic:pic>
              </a:graphicData>
            </a:graphic>
          </wp:inline>
        </w:drawing>
      </w:r>
    </w:p>
    <w:p w:rsidR="007978C3" w:rsidRPr="00864AA6" w:rsidRDefault="00BE5C21" w:rsidP="00AB0F6E">
      <w:pPr>
        <w:spacing w:line="276" w:lineRule="auto"/>
        <w:jc w:val="both"/>
        <w:rPr>
          <w:rFonts w:ascii="Times New Roman" w:hAnsi="Times New Roman" w:cs="Times New Roman"/>
          <w:sz w:val="24"/>
          <w:szCs w:val="24"/>
        </w:rPr>
      </w:pPr>
      <w:r w:rsidRPr="00864AA6">
        <w:rPr>
          <w:rFonts w:ascii="Times New Roman" w:hAnsi="Times New Roman" w:cs="Times New Roman"/>
          <w:b/>
          <w:bCs/>
          <w:sz w:val="24"/>
          <w:szCs w:val="24"/>
        </w:rPr>
        <w:t>Figure 1.</w:t>
      </w:r>
      <w:r w:rsidRPr="00864AA6">
        <w:rPr>
          <w:rFonts w:ascii="Times New Roman" w:hAnsi="Times New Roman" w:cs="Times New Roman"/>
          <w:sz w:val="24"/>
          <w:szCs w:val="24"/>
        </w:rPr>
        <w:t xml:space="preserve"> Overview of the compiled seed and seedling 16S rRNA gene amplicon dataset. The dataset comprises 1,886 samples from eight studies. (A) World map of the countries from which sample</w:t>
      </w:r>
      <w:r w:rsidR="004C5C59" w:rsidRPr="00864AA6">
        <w:rPr>
          <w:rFonts w:ascii="Times New Roman" w:hAnsi="Times New Roman" w:cs="Times New Roman"/>
          <w:sz w:val="24"/>
          <w:szCs w:val="24"/>
        </w:rPr>
        <w:t>s</w:t>
      </w:r>
      <w:r w:rsidRPr="00864AA6">
        <w:rPr>
          <w:rFonts w:ascii="Times New Roman" w:hAnsi="Times New Roman" w:cs="Times New Roman"/>
          <w:sz w:val="24"/>
          <w:szCs w:val="24"/>
        </w:rPr>
        <w:t xml:space="preserve"> originate</w:t>
      </w:r>
      <w:r w:rsidR="004C5C59" w:rsidRPr="00864AA6">
        <w:rPr>
          <w:rFonts w:ascii="Times New Roman" w:hAnsi="Times New Roman" w:cs="Times New Roman"/>
          <w:sz w:val="24"/>
          <w:szCs w:val="24"/>
        </w:rPr>
        <w:t xml:space="preserve"> or where the experiments were performed</w:t>
      </w:r>
      <w:r w:rsidRPr="00864AA6">
        <w:rPr>
          <w:rFonts w:ascii="Times New Roman" w:hAnsi="Times New Roman" w:cs="Times New Roman"/>
          <w:sz w:val="24"/>
          <w:szCs w:val="24"/>
        </w:rPr>
        <w:t>, coloured as in B</w:t>
      </w:r>
      <w:r w:rsidR="00891E4F" w:rsidRPr="00864AA6">
        <w:rPr>
          <w:rFonts w:ascii="Times New Roman" w:hAnsi="Times New Roman" w:cs="Times New Roman"/>
          <w:sz w:val="24"/>
          <w:szCs w:val="24"/>
        </w:rPr>
        <w:t xml:space="preserve"> </w:t>
      </w:r>
      <w:r w:rsidRPr="00864AA6">
        <w:rPr>
          <w:rFonts w:ascii="Times New Roman" w:hAnsi="Times New Roman" w:cs="Times New Roman"/>
          <w:sz w:val="24"/>
          <w:szCs w:val="24"/>
        </w:rPr>
        <w:t>(countries that did not contribute samples are shown in grey</w:t>
      </w:r>
      <w:r w:rsidR="00891E4F" w:rsidRPr="00864AA6">
        <w:rPr>
          <w:rFonts w:ascii="Times New Roman" w:hAnsi="Times New Roman" w:cs="Times New Roman"/>
          <w:sz w:val="24"/>
          <w:szCs w:val="24"/>
        </w:rPr>
        <w:t>)</w:t>
      </w:r>
      <w:r w:rsidRPr="00864AA6">
        <w:rPr>
          <w:rFonts w:ascii="Times New Roman" w:hAnsi="Times New Roman" w:cs="Times New Roman"/>
          <w:sz w:val="24"/>
          <w:szCs w:val="24"/>
        </w:rPr>
        <w:t xml:space="preserve">. (B) </w:t>
      </w:r>
      <w:r w:rsidR="00891E4F" w:rsidRPr="00864AA6">
        <w:rPr>
          <w:rFonts w:ascii="Times New Roman" w:hAnsi="Times New Roman" w:cs="Times New Roman"/>
          <w:sz w:val="24"/>
          <w:szCs w:val="24"/>
        </w:rPr>
        <w:t xml:space="preserve">Pie chart showing the proportion </w:t>
      </w:r>
      <w:r w:rsidRPr="00864AA6">
        <w:rPr>
          <w:rFonts w:ascii="Times New Roman" w:hAnsi="Times New Roman" w:cs="Times New Roman"/>
          <w:sz w:val="24"/>
          <w:szCs w:val="24"/>
        </w:rPr>
        <w:t>of samples by country. (C) Share of samples from seeds (n = 1,282) and from seedlings (n = 604). (D) Number of samples per study, as horizontal bars stacked by developmental stage (seeds, then seedlings); studies are labelled by reference and BioProject accession and ordered by sample number, each bar ending in its two counts (seeds</w:t>
      </w:r>
      <w:r w:rsidR="005338D2" w:rsidRPr="00864AA6">
        <w:rPr>
          <w:rFonts w:ascii="Times New Roman" w:hAnsi="Times New Roman" w:cs="Times New Roman"/>
          <w:sz w:val="24"/>
          <w:szCs w:val="24"/>
        </w:rPr>
        <w:t xml:space="preserve"> </w:t>
      </w:r>
      <w:r w:rsidRPr="00864AA6">
        <w:rPr>
          <w:rFonts w:ascii="Times New Roman" w:hAnsi="Times New Roman" w:cs="Times New Roman"/>
          <w:sz w:val="24"/>
          <w:szCs w:val="24"/>
        </w:rPr>
        <w:t>/ seedlings). A single study (Chesneau et al., 2022) contributes 1,352 of the 1,886 samples. (E, F) Number of samples per host plant genus among seeds (E; 10 genera) and among seedlings (F; 12 genera). Seeds are shown in orange and seedlings in teal throughout.</w:t>
      </w:r>
    </w:p>
    <w:p w:rsidR="00042915" w:rsidRPr="00864AA6" w:rsidRDefault="00042915" w:rsidP="00AB0F6E">
      <w:pPr>
        <w:pStyle w:val="Heading2"/>
        <w:spacing w:line="276" w:lineRule="auto"/>
        <w:rPr>
          <w:rFonts w:ascii="Times New Roman" w:hAnsi="Times New Roman" w:cs="Times New Roman"/>
          <w:color w:val="000000" w:themeColor="text1"/>
          <w:sz w:val="24"/>
          <w:szCs w:val="24"/>
        </w:rPr>
      </w:pPr>
      <w:r w:rsidRPr="00864AA6">
        <w:rPr>
          <w:rFonts w:ascii="Times New Roman" w:hAnsi="Times New Roman" w:cs="Times New Roman"/>
          <w:color w:val="000000" w:themeColor="text1"/>
          <w:sz w:val="24"/>
          <w:szCs w:val="24"/>
        </w:rPr>
        <w:t>Dataset assembly and scope</w:t>
      </w:r>
    </w:p>
    <w:p w:rsidR="00C40A17" w:rsidRPr="00864AA6" w:rsidRDefault="00FC6878" w:rsidP="00AB0F6E">
      <w:pPr>
        <w:spacing w:before="80" w:after="120" w:line="276" w:lineRule="auto"/>
        <w:jc w:val="both"/>
        <w:rPr>
          <w:rFonts w:ascii="Times New Roman" w:hAnsi="Times New Roman" w:cs="Times New Roman"/>
          <w:color w:val="000000" w:themeColor="text1"/>
          <w:sz w:val="24"/>
          <w:szCs w:val="24"/>
        </w:rPr>
      </w:pPr>
      <w:r w:rsidRPr="00864AA6">
        <w:rPr>
          <w:rFonts w:ascii="Times New Roman" w:hAnsi="Times New Roman" w:cs="Times New Roman"/>
          <w:color w:val="000000" w:themeColor="text1"/>
          <w:sz w:val="24"/>
          <w:szCs w:val="24"/>
        </w:rPr>
        <w:t xml:space="preserve">We searched the literature </w:t>
      </w:r>
      <w:r w:rsidR="00A81126" w:rsidRPr="00864AA6">
        <w:rPr>
          <w:rFonts w:ascii="Times New Roman" w:hAnsi="Times New Roman" w:cs="Times New Roman"/>
          <w:color w:val="000000" w:themeColor="text1"/>
          <w:sz w:val="24"/>
          <w:szCs w:val="24"/>
        </w:rPr>
        <w:t xml:space="preserve">databases including </w:t>
      </w:r>
      <w:r w:rsidR="003F2272" w:rsidRPr="00864AA6">
        <w:rPr>
          <w:rFonts w:ascii="Times New Roman" w:hAnsi="Times New Roman" w:cs="Times New Roman"/>
          <w:color w:val="000000" w:themeColor="text1"/>
          <w:sz w:val="24"/>
          <w:szCs w:val="24"/>
        </w:rPr>
        <w:t>Web of Science</w:t>
      </w:r>
      <w:r w:rsidR="00A81126" w:rsidRPr="00864AA6">
        <w:rPr>
          <w:rFonts w:ascii="Times New Roman" w:hAnsi="Times New Roman" w:cs="Times New Roman"/>
          <w:color w:val="000000" w:themeColor="text1"/>
          <w:sz w:val="24"/>
          <w:szCs w:val="24"/>
        </w:rPr>
        <w:t xml:space="preserve">, </w:t>
      </w:r>
      <w:r w:rsidR="003F2272" w:rsidRPr="00864AA6">
        <w:rPr>
          <w:rFonts w:ascii="Times New Roman" w:hAnsi="Times New Roman" w:cs="Times New Roman"/>
          <w:color w:val="000000" w:themeColor="text1"/>
          <w:sz w:val="24"/>
          <w:szCs w:val="24"/>
        </w:rPr>
        <w:t>Pubmed</w:t>
      </w:r>
      <w:r w:rsidR="00A81126" w:rsidRPr="00864AA6">
        <w:rPr>
          <w:rFonts w:ascii="Times New Roman" w:hAnsi="Times New Roman" w:cs="Times New Roman"/>
          <w:color w:val="000000" w:themeColor="text1"/>
          <w:sz w:val="24"/>
          <w:szCs w:val="24"/>
        </w:rPr>
        <w:t xml:space="preserve">, Scopus, Europe PMC’s open access full texts, using the Boolean search string:  </w:t>
      </w:r>
      <w:r w:rsidR="00A81126" w:rsidRPr="00864AA6">
        <w:rPr>
          <w:rFonts w:ascii="Times New Roman" w:hAnsi="Times New Roman" w:cs="Times New Roman"/>
          <w:i/>
          <w:iCs/>
          <w:color w:val="000000" w:themeColor="text1"/>
          <w:sz w:val="24"/>
          <w:szCs w:val="24"/>
        </w:rPr>
        <w:t>\(\("seed bacteria" OR "seed bacterial community" OR "seed bacteriome" OR "seed endophytes" OR "seed endophytic" OR "seed microbes" OR "seed microbial community" OR "seed microbiome" OR "seed microbiota" OR "seed mycobiome" OR "seed-associated bacteria" OR "seed-associated microbes" OR "seed-associated microbiota" OR "seed-borne bacteria" OR "seed-borne endophytes" OR "seed-transmitted" OR spermosphere OR "vertical transmission"\) AND \("seed-to-seedling" OR "seedling bacterial community" OR "seedling colonisation" OR "seedling colonization" OR "seedling endophytes" OR "seedling microbes" OR "seedling microbial community" OR "seedling microbiome" OR "seedling microbiota"\) AND \(16S OR "16S rDNA" OR "16S rRNA" OR amplicon OR "amplicon sequencing" OR "high-throughput sequencing" OR Illumina</w:t>
      </w:r>
      <w:r w:rsidR="009E4F77" w:rsidRPr="00864AA6">
        <w:rPr>
          <w:rFonts w:ascii="Times New Roman" w:hAnsi="Times New Roman" w:cs="Times New Roman"/>
          <w:i/>
          <w:iCs/>
          <w:color w:val="000000" w:themeColor="text1"/>
          <w:sz w:val="24"/>
          <w:szCs w:val="24"/>
        </w:rPr>
        <w:t xml:space="preserve"> </w:t>
      </w:r>
      <w:r w:rsidR="00A81126" w:rsidRPr="00864AA6">
        <w:rPr>
          <w:rFonts w:ascii="Times New Roman" w:hAnsi="Times New Roman" w:cs="Times New Roman"/>
          <w:i/>
          <w:iCs/>
          <w:color w:val="000000" w:themeColor="text1"/>
          <w:sz w:val="24"/>
          <w:szCs w:val="24"/>
        </w:rPr>
        <w:t>OR "marker gene" OR metabarcoding OR MiSeq OR "next-generation sequencing" OR NovaSeq OR PacBio OR pyrosequencing OR "rRNA gene sequencing"\)\)</w:t>
      </w:r>
      <w:r w:rsidR="00A81126" w:rsidRPr="00864AA6">
        <w:rPr>
          <w:rFonts w:ascii="Times New Roman" w:hAnsi="Times New Roman" w:cs="Times New Roman"/>
          <w:color w:val="000000" w:themeColor="text1"/>
          <w:sz w:val="24"/>
          <w:szCs w:val="24"/>
        </w:rPr>
        <w:t xml:space="preserve">. Studies which </w:t>
      </w:r>
      <w:r w:rsidR="006B2D6F" w:rsidRPr="00864AA6">
        <w:rPr>
          <w:rFonts w:ascii="Times New Roman" w:hAnsi="Times New Roman" w:cs="Times New Roman"/>
          <w:color w:val="000000" w:themeColor="text1"/>
          <w:sz w:val="24"/>
          <w:szCs w:val="24"/>
        </w:rPr>
        <w:t xml:space="preserve">were peer-reviewed, used 16S rRNA amplicon sequencing, </w:t>
      </w:r>
      <w:r w:rsidR="00A81126" w:rsidRPr="00864AA6">
        <w:rPr>
          <w:rFonts w:ascii="Times New Roman" w:hAnsi="Times New Roman" w:cs="Times New Roman"/>
          <w:color w:val="000000" w:themeColor="text1"/>
          <w:sz w:val="24"/>
          <w:szCs w:val="24"/>
        </w:rPr>
        <w:t>had both seed and seedling datasets</w:t>
      </w:r>
      <w:r w:rsidR="006B2D6F" w:rsidRPr="00864AA6">
        <w:rPr>
          <w:rFonts w:ascii="Times New Roman" w:hAnsi="Times New Roman" w:cs="Times New Roman"/>
          <w:color w:val="000000" w:themeColor="text1"/>
          <w:sz w:val="24"/>
          <w:szCs w:val="24"/>
        </w:rPr>
        <w:t xml:space="preserve"> </w:t>
      </w:r>
      <w:r w:rsidR="006B2D6F" w:rsidRPr="00864AA6">
        <w:rPr>
          <w:rFonts w:ascii="Times New Roman" w:hAnsi="Times New Roman" w:cs="Times New Roman"/>
          <w:color w:val="000000" w:themeColor="text1"/>
          <w:sz w:val="24"/>
          <w:szCs w:val="24"/>
        </w:rPr>
        <w:lastRenderedPageBreak/>
        <w:t xml:space="preserve">available in public repository databases (ENA or SRA) </w:t>
      </w:r>
      <w:r w:rsidRPr="00864AA6">
        <w:rPr>
          <w:rFonts w:ascii="Times New Roman" w:hAnsi="Times New Roman" w:cs="Times New Roman"/>
          <w:color w:val="000000" w:themeColor="text1"/>
          <w:sz w:val="24"/>
          <w:szCs w:val="24"/>
        </w:rPr>
        <w:t>were prioritised. The eight retained studies are listed in Figure 1D.</w:t>
      </w:r>
    </w:p>
    <w:p w:rsidR="00015D8D" w:rsidRPr="00864AA6" w:rsidRDefault="002F061B" w:rsidP="00AB0F6E">
      <w:pPr>
        <w:spacing w:before="80" w:after="120" w:line="276" w:lineRule="auto"/>
        <w:jc w:val="both"/>
        <w:rPr>
          <w:rFonts w:ascii="Times New Roman" w:hAnsi="Times New Roman" w:cs="Times New Roman"/>
          <w:b/>
          <w:bCs/>
          <w:color w:val="000000" w:themeColor="text1"/>
          <w:sz w:val="24"/>
          <w:szCs w:val="24"/>
        </w:rPr>
      </w:pPr>
      <w:r w:rsidRPr="00864AA6">
        <w:rPr>
          <w:rFonts w:ascii="Times New Roman" w:hAnsi="Times New Roman" w:cs="Times New Roman"/>
          <w:b/>
          <w:bCs/>
          <w:color w:val="000000" w:themeColor="text1"/>
          <w:sz w:val="24"/>
          <w:szCs w:val="24"/>
        </w:rPr>
        <w:t>Sequence processing</w:t>
      </w:r>
    </w:p>
    <w:p w:rsidR="0075303C" w:rsidRPr="00864AA6" w:rsidRDefault="002F061B" w:rsidP="00AB0F6E">
      <w:pPr>
        <w:spacing w:before="80" w:after="120" w:line="276" w:lineRule="auto"/>
        <w:jc w:val="both"/>
        <w:rPr>
          <w:rFonts w:ascii="Times New Roman" w:hAnsi="Times New Roman" w:cs="Times New Roman"/>
          <w:color w:val="000000" w:themeColor="text1"/>
          <w:sz w:val="24"/>
          <w:szCs w:val="24"/>
        </w:rPr>
      </w:pPr>
      <w:r w:rsidRPr="00864AA6">
        <w:rPr>
          <w:rFonts w:ascii="Times New Roman" w:hAnsi="Times New Roman" w:cs="Times New Roman"/>
          <w:color w:val="000000" w:themeColor="text1"/>
          <w:sz w:val="24"/>
          <w:szCs w:val="24"/>
        </w:rPr>
        <w:t xml:space="preserve">Raw FASTQ files were downloaded </w:t>
      </w:r>
      <w:r w:rsidR="00AE0EEE" w:rsidRPr="00864AA6">
        <w:rPr>
          <w:rFonts w:ascii="Times New Roman" w:hAnsi="Times New Roman" w:cs="Times New Roman"/>
          <w:color w:val="000000" w:themeColor="text1"/>
          <w:sz w:val="24"/>
          <w:szCs w:val="24"/>
        </w:rPr>
        <w:t>into a high-performance computing environment</w:t>
      </w:r>
      <w:r w:rsidR="00AE0EEE" w:rsidRPr="00864AA6" w:rsidDel="00AE0EEE">
        <w:rPr>
          <w:rFonts w:ascii="Times New Roman" w:hAnsi="Times New Roman" w:cs="Times New Roman"/>
          <w:color w:val="000000" w:themeColor="text1"/>
          <w:sz w:val="24"/>
          <w:szCs w:val="24"/>
        </w:rPr>
        <w:t xml:space="preserve"> </w:t>
      </w:r>
      <w:r w:rsidR="00AE0EEE" w:rsidRPr="00864AA6">
        <w:rPr>
          <w:rFonts w:ascii="Times New Roman" w:hAnsi="Times New Roman" w:cs="Times New Roman"/>
          <w:color w:val="000000" w:themeColor="text1"/>
          <w:sz w:val="24"/>
          <w:szCs w:val="24"/>
        </w:rPr>
        <w:t xml:space="preserve">following </w:t>
      </w:r>
      <w:r w:rsidRPr="00864AA6">
        <w:rPr>
          <w:rFonts w:ascii="Times New Roman" w:hAnsi="Times New Roman" w:cs="Times New Roman"/>
          <w:color w:val="000000" w:themeColor="text1"/>
          <w:sz w:val="24"/>
          <w:szCs w:val="24"/>
        </w:rPr>
        <w:t>fastq-dl</w:t>
      </w:r>
      <w:r w:rsidR="00AE0EEE" w:rsidRPr="00864AA6">
        <w:rPr>
          <w:rFonts w:ascii="Times New Roman" w:hAnsi="Times New Roman" w:cs="Times New Roman"/>
          <w:color w:val="000000" w:themeColor="text1"/>
          <w:sz w:val="24"/>
          <w:szCs w:val="24"/>
        </w:rPr>
        <w:t xml:space="preserve"> pipeline </w:t>
      </w:r>
      <w:r w:rsidR="00CC28C2" w:rsidRPr="00864AA6">
        <w:rPr>
          <w:rFonts w:ascii="Times New Roman" w:hAnsi="Times New Roman" w:cs="Times New Roman"/>
          <w:color w:val="000000" w:themeColor="text1"/>
          <w:sz w:val="24"/>
          <w:szCs w:val="24"/>
        </w:rPr>
        <w:t>(</w:t>
      </w:r>
      <w:hyperlink r:id="rId9" w:history="1">
        <w:r w:rsidR="00AE0EEE" w:rsidRPr="00864AA6">
          <w:rPr>
            <w:rStyle w:val="Hyperlink"/>
            <w:rFonts w:ascii="Times New Roman" w:hAnsi="Times New Roman" w:cs="Times New Roman"/>
            <w:color w:val="000000" w:themeColor="text1"/>
            <w:sz w:val="24"/>
            <w:szCs w:val="24"/>
          </w:rPr>
          <w:t>https://github.com/rpetit3/fastq-dl</w:t>
        </w:r>
      </w:hyperlink>
      <w:r w:rsidR="00CC28C2" w:rsidRPr="00864AA6">
        <w:rPr>
          <w:rFonts w:ascii="Times New Roman" w:hAnsi="Times New Roman" w:cs="Times New Roman"/>
          <w:color w:val="000000" w:themeColor="text1"/>
          <w:sz w:val="24"/>
          <w:szCs w:val="24"/>
        </w:rPr>
        <w:t>)</w:t>
      </w:r>
      <w:r w:rsidR="00CA2FF9" w:rsidRPr="00864AA6">
        <w:rPr>
          <w:rFonts w:ascii="Times New Roman" w:hAnsi="Times New Roman" w:cs="Times New Roman"/>
          <w:color w:val="000000" w:themeColor="text1"/>
          <w:sz w:val="24"/>
          <w:szCs w:val="24"/>
        </w:rPr>
        <w:t xml:space="preserve">. </w:t>
      </w:r>
      <w:r w:rsidR="00C44C46" w:rsidRPr="00864AA6">
        <w:rPr>
          <w:rFonts w:ascii="Times New Roman" w:hAnsi="Times New Roman" w:cs="Times New Roman"/>
          <w:color w:val="000000" w:themeColor="text1"/>
          <w:sz w:val="24"/>
          <w:szCs w:val="24"/>
        </w:rPr>
        <w:t xml:space="preserve">The reads </w:t>
      </w:r>
      <w:r w:rsidRPr="00864AA6">
        <w:rPr>
          <w:rFonts w:ascii="Times New Roman" w:hAnsi="Times New Roman" w:cs="Times New Roman"/>
          <w:color w:val="000000" w:themeColor="text1"/>
          <w:sz w:val="24"/>
          <w:szCs w:val="24"/>
        </w:rPr>
        <w:t>were imported into QIIME2</w:t>
      </w:r>
      <w:r w:rsidR="00C44C46" w:rsidRPr="00864AA6">
        <w:rPr>
          <w:rFonts w:ascii="Times New Roman" w:hAnsi="Times New Roman" w:cs="Times New Roman"/>
          <w:color w:val="000000" w:themeColor="text1"/>
          <w:sz w:val="24"/>
          <w:szCs w:val="24"/>
        </w:rPr>
        <w:t xml:space="preserve"> environment</w:t>
      </w:r>
      <w:r w:rsidRPr="00864AA6">
        <w:rPr>
          <w:rFonts w:ascii="Times New Roman" w:hAnsi="Times New Roman" w:cs="Times New Roman"/>
          <w:color w:val="000000" w:themeColor="text1"/>
          <w:sz w:val="24"/>
          <w:szCs w:val="24"/>
        </w:rPr>
        <w:t xml:space="preserve"> </w:t>
      </w:r>
      <w:r w:rsidR="00CA2FF9" w:rsidRPr="00864AA6">
        <w:rPr>
          <w:rFonts w:ascii="Times New Roman" w:hAnsi="Times New Roman" w:cs="Times New Roman"/>
          <w:color w:val="000000" w:themeColor="text1"/>
          <w:sz w:val="24"/>
          <w:szCs w:val="24"/>
        </w:rPr>
        <w:t>(</w:t>
      </w:r>
      <w:r w:rsidR="00C44C46" w:rsidRPr="00864AA6">
        <w:rPr>
          <w:rFonts w:ascii="Times New Roman" w:hAnsi="Times New Roman" w:cs="Times New Roman"/>
          <w:color w:val="000000" w:themeColor="text1"/>
          <w:sz w:val="24"/>
          <w:szCs w:val="24"/>
        </w:rPr>
        <w:t>v2023.9.1;</w:t>
      </w:r>
      <w:hyperlink r:id="rId10" w:history="1">
        <w:r w:rsidR="00C44C46" w:rsidRPr="00864AA6">
          <w:rPr>
            <w:rStyle w:val="Hyperlink"/>
            <w:rFonts w:ascii="Times New Roman" w:hAnsi="Times New Roman" w:cs="Times New Roman"/>
            <w:color w:val="000000" w:themeColor="text1"/>
            <w:sz w:val="24"/>
            <w:szCs w:val="24"/>
          </w:rPr>
          <w:t>https://qiime2.org</w:t>
        </w:r>
      </w:hyperlink>
      <w:r w:rsidR="00CA2FF9" w:rsidRPr="00864AA6">
        <w:rPr>
          <w:rFonts w:ascii="Times New Roman" w:hAnsi="Times New Roman" w:cs="Times New Roman"/>
          <w:color w:val="000000" w:themeColor="text1"/>
          <w:sz w:val="24"/>
          <w:szCs w:val="24"/>
        </w:rPr>
        <w:t>)</w:t>
      </w:r>
      <w:r w:rsidR="00C44C46" w:rsidRPr="00864AA6">
        <w:rPr>
          <w:rFonts w:ascii="Times New Roman" w:hAnsi="Times New Roman" w:cs="Times New Roman"/>
          <w:color w:val="000000" w:themeColor="text1"/>
          <w:sz w:val="24"/>
          <w:szCs w:val="24"/>
        </w:rPr>
        <w:t xml:space="preserve"> </w:t>
      </w:r>
      <w:r w:rsidR="00C44C46" w:rsidRPr="00864AA6">
        <w:rPr>
          <w:rFonts w:ascii="Times New Roman" w:hAnsi="Times New Roman" w:cs="Times New Roman"/>
          <w:color w:val="000000" w:themeColor="text1"/>
          <w:sz w:val="24"/>
          <w:szCs w:val="24"/>
        </w:rPr>
        <w:fldChar w:fldCharType="begin"/>
      </w:r>
      <w:r w:rsidR="00C44C46" w:rsidRPr="00864AA6">
        <w:rPr>
          <w:rFonts w:ascii="Times New Roman" w:hAnsi="Times New Roman" w:cs="Times New Roman"/>
          <w:color w:val="000000" w:themeColor="text1"/>
          <w:sz w:val="24"/>
          <w:szCs w:val="24"/>
        </w:rPr>
        <w:instrText xml:space="preserve"> ADDIN ZOTERO_ITEM CSL_CITATION {"citationID":"llGFJuAO","properties":{"unsorted":false,"formattedCitation":"(Bolyen {\\i{}et al.}, 2019)","plainCitation":"(Bolyen et al., 2019)","noteIndex":0},"citationItems":[{"id":19047,"uris":["http://zotero.org/users/11386985/items/U5U2KTM2"],"itemData":{"id":19047,"type":"article-journal","container-title":"Nature Biotechnology","DOI":"10.1038/s41587-019-0209-9","ISSN":"15461696","issue":"8","page":"852-857","PMID":"31341288","title":"Reproducible, interactive, scalable and extensible microbiome data science using QIIME 2","volume":"37","author":[{"family":"Bolyen","given":"Evan"},{"family":"Rideout","given":"Jai Ram"},{"family":"Dillon","given":"Matthew R."},{"family":"Bokulich","given":"Nicholas A."},{"family":"Abnet","given":"Christian C."},{"family":"Al-Ghalith","given":"Gabriel A."},{"family":"Alexander","given":"Harriet"},{"family":"Alm","given":"Eric J."},{"family":"Arumugam","given":"Manimozhiyan"},{"family":"Asnicar","given":"Francesco"},{"family":"Bai","given":"Yang"},{"family":"Bisanz","given":"Jordan E."},{"family":"Bittinger","given":"Kyle"},{"family":"Brejnrod","given":"Asker"},{"family":"Brislawn","given":"Colin J."},{"family":"Brown","given":"C. Titus"},{"family":"Callahan","given":"Benjamin J."},{"family":"Caraballo-Rodríguez","given":"Andrés Mauricio"},{"family":"Chase","given":"John"},{"family":"Cope","given":"Emily K."},{"family":"Silva","given":"Ricardo Da"},{"family":"Diener","given":"Christian"},{"family":"Dorrestein","given":"Pieter C."},{"family":"Douglas","given":"Gavin M."},{"family":"Durall","given":"Daniel M."},{"family":"Duvallet","given":"Claire"},{"family":"Edwardson","given":"Christian F."},{"family":"Ernst","given":"Madeleine"},{"family":"Estaki","given":"Mehrbod"},{"family":"Fouquier","given":"Jennifer"},{"family":"Gauglitz","given":"Julia M."},{"family":"Gibbons","given":"Sean M."},{"family":"Gibson","given":"Deanna L."},{"family":"Gonzalez","given":"Antonio"},{"family":"Gorlick","given":"Kestrel"},{"family":"Guo","given":"Jiarong"},{"family":"Hillmann","given":"Benjamin"},{"family":"Holmes","given":"Susan"},{"family":"Holste","given":"Hannes"},{"family":"Huttenhower","given":"Curtis"},{"family":"Huttley","given":"Gavin A."},{"family":"Janssen","given":"Stefan"},{"family":"Jarmusch","given":"Alan K."},{"family":"Jiang","given":"Lingjing"},{"family":"Kaehler","given":"Benjamin D."},{"family":"Kang","given":"Kyo Bin"},{"family":"Keefe","given":"Christopher R."},{"family":"Keim","given":"Paul"},{"family":"Kelley","given":"Scott T."},{"family":"Knights","given":"Dan"},{"family":"Koester","given":"Irina"},{"family":"Kosciolek","given":"Tomasz"},{"family":"Kreps","given":"Jorden"},{"family":"Langille","given":"Morgan G. I."},{"family":"Lee","given":"Joslynn"},{"family":"Ley","given":"Ruth"},{"family":"Liu","given":"Yong Xin"},{"family":"Loftfield","given":"Erikka"},{"family":"Lozupone","given":"Catherine"},{"family":"Maher","given":"Massoud"},{"family":"Marotz","given":"Clarisse"},{"family":"Martin","given":"Bryan D."},{"family":"McDonald","given":"Daniel"},{"family":"McIver","given":"Lauren J."},{"family":"Melnik","given":"Alexey V."},{"family":"Metcalf","given":"Jessica L."},{"family":"Morgan","given":"Sydney C."},{"family":"Morton","given":"Jamie T."},{"family":"Naimey","given":"Ahmad Turan"},{"family":"Navas-Molina","given":"Jose A."},{"family":"Nothias","given":"Louis Felix"},{"family":"Orchanian","given":"Stephanie B."},{"family":"Pearson","given":"Talima"},{"family":"Peoples","given":"Samuel L."},{"family":"Petras","given":"Daniel"},{"family":"Preuss","given":"Mary Lai"},{"family":"Pruesse","given":"Elmar"},{"family":"Rasmussen","given":"Lasse Buur"},{"family":"Rivers","given":"Adam"},{"family":"Robeson","given":"Michael S."},{"family":"Rosenthal","given":"Patrick"},{"family":"Segata","given":"Nicola"},{"family":"Shaffer","given":"Michael"},{"family":"Shiffer","given":"Arron"},{"family":"Sinha","given":"Rashmi"},{"family":"Song","given":"Se Jin"},{"family":"Spear","given":"John R."},{"family":"Swafford","given":"Austin D."},{"family":"Thompson","given":"Luke R."},{"family":"Torres","given":"Pedro J."},{"family":"Trinh","given":"Pauline"},{"family":"Tripathi","given":"Anupriya"},{"family":"Turnbaugh","given":"Peter J."},{"family":"Ul-Hasan","given":"Sabah"},{"family":"Hooft","given":"Justin J. J.","dropping-particle":"van der"},{"family":"Vargas","given":"Fernando"},{"family":"Vázquez-Baeza","given":"Yoshiki"},{"family":"Vogtmann","given":"Emily"},{"family":"Hippel","given":"Max","dropping-particle":"von"},{"family":"Walters","given":"William"},{"family":"Wan","given":"Yunhu"},{"family":"Wang","given":"Mingxun"},{"family":"Warren","given":"Jonathan"},{"family":"Weber","given":"Kyle C."},{"family":"Williamson","given":"Charles H. D."},{"family":"Willis","given":"Amy D."},{"family":"Xu","given":"Zhenjiang Zech"},{"family":"Zaneveld","given":"Jesse R."},{"family":"Zhang","given":"Yilong"},{"family":"Zhu","given":"Qiyun"},{"family":"Knight","given":"Rob"},{"family":"Caporaso","given":"J. Gregory"}],"issued":{"date-parts":[["2019"]]}}}],"schema":"https://github.com/citation-style-language/schema/raw/master/csl-citation.json"} </w:instrText>
      </w:r>
      <w:r w:rsidR="00C44C46" w:rsidRPr="00864AA6">
        <w:rPr>
          <w:rFonts w:ascii="Times New Roman" w:hAnsi="Times New Roman" w:cs="Times New Roman"/>
          <w:color w:val="000000" w:themeColor="text1"/>
          <w:sz w:val="24"/>
          <w:szCs w:val="24"/>
        </w:rPr>
        <w:fldChar w:fldCharType="separate"/>
      </w:r>
      <w:r w:rsidR="00905B3B" w:rsidRPr="007968A8">
        <w:rPr>
          <w:rFonts w:ascii="Times New Roman" w:hAnsi="Times New Roman" w:cs="Times New Roman"/>
          <w:color w:val="000000"/>
          <w:sz w:val="24"/>
          <w:szCs w:val="24"/>
        </w:rPr>
        <w:t xml:space="preserve">(Bolyen </w:t>
      </w:r>
      <w:r w:rsidR="00905B3B" w:rsidRPr="007968A8">
        <w:rPr>
          <w:rFonts w:ascii="Times New Roman" w:hAnsi="Times New Roman" w:cs="Times New Roman"/>
          <w:i/>
          <w:iCs/>
          <w:color w:val="000000"/>
          <w:sz w:val="24"/>
          <w:szCs w:val="24"/>
        </w:rPr>
        <w:t>et al.</w:t>
      </w:r>
      <w:r w:rsidR="00905B3B" w:rsidRPr="007968A8">
        <w:rPr>
          <w:rFonts w:ascii="Times New Roman" w:hAnsi="Times New Roman" w:cs="Times New Roman"/>
          <w:color w:val="000000"/>
          <w:sz w:val="24"/>
          <w:szCs w:val="24"/>
        </w:rPr>
        <w:t>, 2019)</w:t>
      </w:r>
      <w:r w:rsidR="00C44C46" w:rsidRPr="00864AA6">
        <w:rPr>
          <w:rFonts w:ascii="Times New Roman" w:hAnsi="Times New Roman" w:cs="Times New Roman"/>
          <w:color w:val="000000" w:themeColor="text1"/>
          <w:sz w:val="24"/>
          <w:szCs w:val="24"/>
        </w:rPr>
        <w:fldChar w:fldCharType="end"/>
      </w:r>
      <w:r w:rsidR="00C44C46" w:rsidRPr="00864AA6">
        <w:rPr>
          <w:rFonts w:ascii="Times New Roman" w:hAnsi="Times New Roman" w:cs="Times New Roman"/>
          <w:color w:val="000000" w:themeColor="text1"/>
          <w:sz w:val="24"/>
          <w:szCs w:val="24"/>
        </w:rPr>
        <w:t>. Paired-end reads were pre-processed and quality checked (</w:t>
      </w:r>
      <w:r w:rsidR="00FC3D0D" w:rsidRPr="00864AA6">
        <w:rPr>
          <w:rFonts w:ascii="Times New Roman" w:hAnsi="Times New Roman" w:cs="Times New Roman"/>
          <w:color w:val="000000" w:themeColor="text1"/>
          <w:sz w:val="24"/>
          <w:szCs w:val="24"/>
        </w:rPr>
        <w:t>fastp</w:t>
      </w:r>
      <w:r w:rsidR="006C0F88" w:rsidRPr="00864AA6">
        <w:rPr>
          <w:rFonts w:ascii="Times New Roman" w:hAnsi="Times New Roman" w:cs="Times New Roman"/>
          <w:color w:val="000000" w:themeColor="text1"/>
          <w:sz w:val="24"/>
          <w:szCs w:val="24"/>
        </w:rPr>
        <w:t xml:space="preserve"> v1.0.0</w:t>
      </w:r>
      <w:r w:rsidR="00FC3D0D" w:rsidRPr="00864AA6">
        <w:rPr>
          <w:rFonts w:ascii="Times New Roman" w:hAnsi="Times New Roman" w:cs="Times New Roman"/>
          <w:color w:val="000000" w:themeColor="text1"/>
          <w:sz w:val="24"/>
          <w:szCs w:val="24"/>
        </w:rPr>
        <w:t xml:space="preserve">: </w:t>
      </w:r>
      <w:hyperlink r:id="rId11" w:history="1">
        <w:r w:rsidR="00F06380" w:rsidRPr="00864AA6">
          <w:rPr>
            <w:rStyle w:val="Hyperlink"/>
            <w:rFonts w:ascii="Times New Roman" w:hAnsi="Times New Roman" w:cs="Times New Roman"/>
            <w:color w:val="000000" w:themeColor="text1"/>
            <w:sz w:val="24"/>
            <w:szCs w:val="24"/>
          </w:rPr>
          <w:t>https://github.com/OpenGene/fastp</w:t>
        </w:r>
      </w:hyperlink>
      <w:r w:rsidR="00C44C46" w:rsidRPr="00864AA6">
        <w:rPr>
          <w:rFonts w:ascii="Times New Roman" w:hAnsi="Times New Roman" w:cs="Times New Roman"/>
          <w:color w:val="000000" w:themeColor="text1"/>
          <w:sz w:val="24"/>
          <w:szCs w:val="24"/>
        </w:rPr>
        <w:t>)</w:t>
      </w:r>
      <w:r w:rsidR="00FC3D0D" w:rsidRPr="00864AA6">
        <w:rPr>
          <w:rFonts w:ascii="Times New Roman" w:hAnsi="Times New Roman" w:cs="Times New Roman"/>
          <w:color w:val="000000" w:themeColor="text1"/>
          <w:sz w:val="24"/>
          <w:szCs w:val="24"/>
        </w:rPr>
        <w:t xml:space="preserve"> </w:t>
      </w:r>
      <w:r w:rsidR="00FC3D0D" w:rsidRPr="00864AA6">
        <w:rPr>
          <w:rFonts w:ascii="Times New Roman" w:hAnsi="Times New Roman" w:cs="Times New Roman"/>
          <w:color w:val="000000" w:themeColor="text1"/>
          <w:sz w:val="24"/>
          <w:szCs w:val="24"/>
        </w:rPr>
        <w:fldChar w:fldCharType="begin"/>
      </w:r>
      <w:r w:rsidR="00FC3D0D" w:rsidRPr="00864AA6">
        <w:rPr>
          <w:rFonts w:ascii="Times New Roman" w:hAnsi="Times New Roman" w:cs="Times New Roman"/>
          <w:color w:val="000000" w:themeColor="text1"/>
          <w:sz w:val="24"/>
          <w:szCs w:val="24"/>
        </w:rPr>
        <w:instrText xml:space="preserve"> ADDIN ZOTERO_ITEM CSL_CITATION {"citationID":"CkMI78eE","properties":{"unsorted":false,"formattedCitation":"(Chen {\\i{}et al.}, 2018)","plainCitation":"(Chen et al., 2018)","noteIndex":0},"citationItems":[{"id":22477,"uris":["http://zotero.org/users/11386985/items/4WRUJ636"],"itemData":{"id":22477,"type":"article-journal","abstract":"Quality control and preprocessing of FASTQ files are essential to providing clean data for downstream analysis. Traditionally, a different tool is used for each operation, such as quality control, adapter trimming and quality filtering. These tools are often insufficiently fast as most are developed using high-level programming languages (e.g. Python and Java) and provide limited multi-threading support. Reading and loading data multiple times also renders preprocessing slow and I/O inefficient.We developed fastp as an ultra-fast FASTQ preprocessor with useful quality control and data-filtering features. It can perform quality control, adapter trimming, quality filtering, per-read quality pruning and many other operations with a single scan of the FASTQ data. This tool is developed in C++ and has multi-threading support. Based on our evaluation, fastp is 2–5 times faster than other FASTQ preprocessing tools such as Trimmomatic or Cutadapt despite performing far more operations than similar tools.The open-source code and corresponding instructions are available at https://github.com/OpenGene/fastp.","container-title":"Bioinformatics","DOI":"10.1093/bioinformatics/bty560","ISSN":"1367-4803","issue":"17","journalAbbreviation":"Bioinformatics","page":"i884-i890","source":"Silverchair","title":"fastp: an ultra-fast all-in-one FASTQ preprocessor","title-short":"fastp","URL":"https://doi.org/10.1093/bioinformatics/bty560","volume":"34","author":[{"family":"Chen","given":"Shifu"},{"family":"Zhou","given":"Yanqing"},{"family":"Chen","given":"Yaru"},{"family":"Gu","given":"Jia"}],"accessed":{"date-parts":[["2026",9,30]]},"issued":{"date-parts":[["2018",9,1]]}}}],"schema":"https://github.com/citation-style-language/schema/raw/master/csl-citation.json"} </w:instrText>
      </w:r>
      <w:r w:rsidR="00FC3D0D" w:rsidRPr="00864AA6">
        <w:rPr>
          <w:rFonts w:ascii="Times New Roman" w:hAnsi="Times New Roman" w:cs="Times New Roman"/>
          <w:color w:val="000000" w:themeColor="text1"/>
          <w:sz w:val="24"/>
          <w:szCs w:val="24"/>
        </w:rPr>
        <w:fldChar w:fldCharType="separate"/>
      </w:r>
      <w:r w:rsidR="00905B3B" w:rsidRPr="007968A8">
        <w:rPr>
          <w:rFonts w:ascii="Times New Roman" w:hAnsi="Times New Roman" w:cs="Times New Roman"/>
          <w:color w:val="000000"/>
          <w:sz w:val="24"/>
          <w:szCs w:val="24"/>
        </w:rPr>
        <w:t xml:space="preserve">(Chen </w:t>
      </w:r>
      <w:r w:rsidR="00905B3B" w:rsidRPr="007968A8">
        <w:rPr>
          <w:rFonts w:ascii="Times New Roman" w:hAnsi="Times New Roman" w:cs="Times New Roman"/>
          <w:i/>
          <w:iCs/>
          <w:color w:val="000000"/>
          <w:sz w:val="24"/>
          <w:szCs w:val="24"/>
        </w:rPr>
        <w:t>et al.</w:t>
      </w:r>
      <w:r w:rsidR="00905B3B" w:rsidRPr="007968A8">
        <w:rPr>
          <w:rFonts w:ascii="Times New Roman" w:hAnsi="Times New Roman" w:cs="Times New Roman"/>
          <w:color w:val="000000"/>
          <w:sz w:val="24"/>
          <w:szCs w:val="24"/>
        </w:rPr>
        <w:t>, 2018)</w:t>
      </w:r>
      <w:r w:rsidR="00FC3D0D" w:rsidRPr="00864AA6">
        <w:rPr>
          <w:rFonts w:ascii="Times New Roman" w:hAnsi="Times New Roman" w:cs="Times New Roman"/>
          <w:color w:val="000000" w:themeColor="text1"/>
          <w:sz w:val="24"/>
          <w:szCs w:val="24"/>
        </w:rPr>
        <w:fldChar w:fldCharType="end"/>
      </w:r>
      <w:r w:rsidR="006C0F88" w:rsidRPr="00864AA6">
        <w:rPr>
          <w:rFonts w:ascii="Times New Roman" w:hAnsi="Times New Roman" w:cs="Times New Roman"/>
          <w:color w:val="000000" w:themeColor="text1"/>
          <w:sz w:val="24"/>
          <w:szCs w:val="24"/>
        </w:rPr>
        <w:t xml:space="preserve"> and Cutadapt </w:t>
      </w:r>
      <w:r w:rsidR="006C0F88" w:rsidRPr="00864AA6">
        <w:rPr>
          <w:rFonts w:ascii="Times New Roman" w:hAnsi="Times New Roman" w:cs="Times New Roman"/>
          <w:color w:val="000000" w:themeColor="text1"/>
          <w:sz w:val="24"/>
          <w:szCs w:val="24"/>
        </w:rPr>
        <w:fldChar w:fldCharType="begin"/>
      </w:r>
      <w:r w:rsidR="00C11C9A" w:rsidRPr="00864AA6">
        <w:rPr>
          <w:rFonts w:ascii="Times New Roman" w:hAnsi="Times New Roman" w:cs="Times New Roman"/>
          <w:color w:val="000000" w:themeColor="text1"/>
          <w:sz w:val="24"/>
          <w:szCs w:val="24"/>
        </w:rPr>
        <w:instrText xml:space="preserve"> ADDIN ZOTERO_ITEM CSL_CITATION {"citationID":"HkX9MPmr","properties":{"unsorted":false,"formattedCitation":"(Martin, 1994)","plainCitation":"(Martin, 1994)","noteIndex":0},"citationItems":[{"id":443,"uris":["http://zotero.org/users/11386985/items/A67TJ7LB"],"itemData":{"id":443,"type":"article-journal","abstract":"Newsletter is intended for all researchers who are interested in or have a need to, work with molecular biology data on computers. It focuses on, but does not limit its scope to, reports and new achievements from the European Molecular Biology network.","container-title":"EMBnet.journal","issue":"1","page":"10-12","title":"Cutadapt removes adapter sequences from high-throughput sequencing reads","URL":"https://journal.embnet.org/index.php/embnetjournal/article/view/200/479","volume":"17","author":[{"family":"Martin","given":"Marcel"}],"issued":{"date-parts":[["1994"]]}}}],"schema":"https://github.com/citation-style-language/schema/raw/master/csl-citation.json"} </w:instrText>
      </w:r>
      <w:r w:rsidR="006C0F88" w:rsidRPr="00864AA6">
        <w:rPr>
          <w:rFonts w:ascii="Times New Roman" w:hAnsi="Times New Roman" w:cs="Times New Roman"/>
          <w:color w:val="000000" w:themeColor="text1"/>
          <w:sz w:val="24"/>
          <w:szCs w:val="24"/>
        </w:rPr>
        <w:fldChar w:fldCharType="separate"/>
      </w:r>
      <w:r w:rsidR="00905B3B">
        <w:rPr>
          <w:rFonts w:ascii="Times New Roman" w:hAnsi="Times New Roman" w:cs="Times New Roman"/>
          <w:noProof/>
          <w:color w:val="000000" w:themeColor="text1"/>
          <w:sz w:val="24"/>
          <w:szCs w:val="24"/>
        </w:rPr>
        <w:t>(Martin, 1994)</w:t>
      </w:r>
      <w:r w:rsidR="006C0F88" w:rsidRPr="00864AA6">
        <w:rPr>
          <w:rFonts w:ascii="Times New Roman" w:hAnsi="Times New Roman" w:cs="Times New Roman"/>
          <w:color w:val="000000" w:themeColor="text1"/>
          <w:sz w:val="24"/>
          <w:szCs w:val="24"/>
        </w:rPr>
        <w:fldChar w:fldCharType="end"/>
      </w:r>
      <w:r w:rsidR="00FC3D0D" w:rsidRPr="00864AA6">
        <w:rPr>
          <w:rFonts w:ascii="Times New Roman" w:hAnsi="Times New Roman" w:cs="Times New Roman"/>
          <w:color w:val="000000" w:themeColor="text1"/>
          <w:sz w:val="24"/>
          <w:szCs w:val="24"/>
        </w:rPr>
        <w:t xml:space="preserve">. They were then processed with the DADA2 v1.26.0 pipeline, in which reads were filtered, trimmed, denoised, merged, and chimera removed </w:t>
      </w:r>
      <w:r w:rsidR="00FC3D0D" w:rsidRPr="00864AA6">
        <w:rPr>
          <w:rFonts w:ascii="Times New Roman" w:hAnsi="Times New Roman" w:cs="Times New Roman"/>
          <w:color w:val="000000" w:themeColor="text1"/>
          <w:sz w:val="24"/>
          <w:szCs w:val="24"/>
        </w:rPr>
        <w:fldChar w:fldCharType="begin"/>
      </w:r>
      <w:r w:rsidR="00FC3D0D" w:rsidRPr="00864AA6">
        <w:rPr>
          <w:rFonts w:ascii="Times New Roman" w:hAnsi="Times New Roman" w:cs="Times New Roman"/>
          <w:color w:val="000000" w:themeColor="text1"/>
          <w:sz w:val="24"/>
          <w:szCs w:val="24"/>
        </w:rPr>
        <w:instrText xml:space="preserve"> ADDIN ZOTERO_ITEM CSL_CITATION {"citationID":"9Mn0NzJ0","properties":{"unsorted":false,"formattedCitation":"(Callahan {\\i{}et al.}, 2016)","plainCitation":"(Callahan et al., 2016)","noteIndex":0},"citationItems":[{"id":306,"uris":["http://zotero.org/users/11386985/items/L2SIDIH5"],"itemData":{"id":306,"type":"article-journal","abstract":"We present the open-source software package DADA2 for modeling and correcting Illumina-sequenced amplicon errors (https://github.com/benjjneb/dada2). DADA2 infers sample sequences exactly and resolves differences of as little as 1 nucleotide. In several mock communities, DADA2 identified more real variants and output fewer spurious sequences than other methods. We applied DADA2 to vaginal samples from a cohort of pregnant women, revealing a diversity of previously undetected Lactobacillus crispatus variants.","container-title":"Nature Methods","DOI":"10.1038/nmeth.3869","ISSN":"15487105","issue":"7","page":"581-583","PMID":"27214047","publisher":"Nature Publishing Group","title":"DADA2: High-resolution sample inference from Illumina amplicon data","volume":"13","author":[{"family":"Callahan","given":"Benjamin J."},{"family":"McMurdie","given":"Paul J."},{"family":"Rosen","given":"Michael J."},{"family":"Han","given":"Andrew W."},{"family":"Johnson","given":"Amy Jo A."},{"family":"Holmes","given":"Susan P."}],"accessed":{"date-parts":[["2020",12,18]]},"issued":{"date-parts":[["2016",6,29]]}}}],"schema":"https://github.com/citation-style-language/schema/raw/master/csl-citation.json"} </w:instrText>
      </w:r>
      <w:r w:rsidR="00FC3D0D" w:rsidRPr="00864AA6">
        <w:rPr>
          <w:rFonts w:ascii="Times New Roman" w:hAnsi="Times New Roman" w:cs="Times New Roman"/>
          <w:color w:val="000000" w:themeColor="text1"/>
          <w:sz w:val="24"/>
          <w:szCs w:val="24"/>
        </w:rPr>
        <w:fldChar w:fldCharType="separate"/>
      </w:r>
      <w:r w:rsidR="00905B3B" w:rsidRPr="007968A8">
        <w:rPr>
          <w:rFonts w:ascii="Times New Roman" w:hAnsi="Times New Roman" w:cs="Times New Roman"/>
          <w:color w:val="000000"/>
          <w:sz w:val="24"/>
          <w:szCs w:val="24"/>
        </w:rPr>
        <w:t xml:space="preserve">(Callahan </w:t>
      </w:r>
      <w:r w:rsidR="00905B3B" w:rsidRPr="007968A8">
        <w:rPr>
          <w:rFonts w:ascii="Times New Roman" w:hAnsi="Times New Roman" w:cs="Times New Roman"/>
          <w:i/>
          <w:iCs/>
          <w:color w:val="000000"/>
          <w:sz w:val="24"/>
          <w:szCs w:val="24"/>
        </w:rPr>
        <w:t>et al.</w:t>
      </w:r>
      <w:r w:rsidR="00905B3B" w:rsidRPr="007968A8">
        <w:rPr>
          <w:rFonts w:ascii="Times New Roman" w:hAnsi="Times New Roman" w:cs="Times New Roman"/>
          <w:color w:val="000000"/>
          <w:sz w:val="24"/>
          <w:szCs w:val="24"/>
        </w:rPr>
        <w:t>, 2016)</w:t>
      </w:r>
      <w:r w:rsidR="00FC3D0D" w:rsidRPr="00864AA6">
        <w:rPr>
          <w:rFonts w:ascii="Times New Roman" w:hAnsi="Times New Roman" w:cs="Times New Roman"/>
          <w:color w:val="000000" w:themeColor="text1"/>
          <w:sz w:val="24"/>
          <w:szCs w:val="24"/>
        </w:rPr>
        <w:fldChar w:fldCharType="end"/>
      </w:r>
      <w:r w:rsidR="00FC3D0D" w:rsidRPr="00864AA6">
        <w:rPr>
          <w:rFonts w:ascii="Times New Roman" w:hAnsi="Times New Roman" w:cs="Times New Roman"/>
          <w:color w:val="000000" w:themeColor="text1"/>
          <w:sz w:val="24"/>
          <w:szCs w:val="24"/>
        </w:rPr>
        <w:t xml:space="preserve">. This resulted in amplicon sequence variants (ASVs), a table of feature counts, and representative sequences </w:t>
      </w:r>
      <w:r w:rsidRPr="00864AA6">
        <w:rPr>
          <w:rFonts w:ascii="Times New Roman" w:hAnsi="Times New Roman" w:cs="Times New Roman"/>
          <w:color w:val="000000" w:themeColor="text1"/>
          <w:sz w:val="24"/>
          <w:szCs w:val="24"/>
        </w:rPr>
        <w:t xml:space="preserve">for downstream analysis. </w:t>
      </w:r>
      <w:r w:rsidR="00F06380" w:rsidRPr="00864AA6">
        <w:rPr>
          <w:rFonts w:ascii="Times New Roman" w:hAnsi="Times New Roman" w:cs="Times New Roman"/>
          <w:color w:val="000000" w:themeColor="text1"/>
          <w:sz w:val="24"/>
          <w:szCs w:val="24"/>
        </w:rPr>
        <w:t>The representative sequences were subsequently</w:t>
      </w:r>
      <w:r w:rsidR="006919AE" w:rsidRPr="00864AA6">
        <w:rPr>
          <w:rFonts w:ascii="Times New Roman" w:hAnsi="Times New Roman" w:cs="Times New Roman"/>
          <w:color w:val="000000" w:themeColor="text1"/>
          <w:sz w:val="24"/>
          <w:szCs w:val="24"/>
        </w:rPr>
        <w:t xml:space="preserve"> assigned taxonomy </w:t>
      </w:r>
      <w:r w:rsidR="00F06380" w:rsidRPr="00864AA6">
        <w:rPr>
          <w:rFonts w:ascii="Times New Roman" w:hAnsi="Times New Roman" w:cs="Times New Roman"/>
          <w:color w:val="000000" w:themeColor="text1"/>
          <w:sz w:val="24"/>
          <w:szCs w:val="24"/>
        </w:rPr>
        <w:t>by align</w:t>
      </w:r>
      <w:r w:rsidR="006919AE" w:rsidRPr="00864AA6">
        <w:rPr>
          <w:rFonts w:ascii="Times New Roman" w:hAnsi="Times New Roman" w:cs="Times New Roman"/>
          <w:color w:val="000000" w:themeColor="text1"/>
          <w:sz w:val="24"/>
          <w:szCs w:val="24"/>
        </w:rPr>
        <w:t xml:space="preserve">ment </w:t>
      </w:r>
      <w:r w:rsidR="00F06380" w:rsidRPr="00864AA6">
        <w:rPr>
          <w:rFonts w:ascii="Times New Roman" w:hAnsi="Times New Roman" w:cs="Times New Roman"/>
          <w:color w:val="000000" w:themeColor="text1"/>
          <w:sz w:val="24"/>
          <w:szCs w:val="24"/>
        </w:rPr>
        <w:t>against the SILVA</w:t>
      </w:r>
      <w:r w:rsidR="006C0F88" w:rsidRPr="00864AA6">
        <w:rPr>
          <w:rFonts w:ascii="Times New Roman" w:hAnsi="Times New Roman" w:cs="Times New Roman"/>
          <w:color w:val="000000" w:themeColor="text1"/>
          <w:sz w:val="24"/>
          <w:szCs w:val="24"/>
        </w:rPr>
        <w:t xml:space="preserve"> v</w:t>
      </w:r>
      <w:r w:rsidR="00F06380" w:rsidRPr="00864AA6">
        <w:rPr>
          <w:rFonts w:ascii="Times New Roman" w:hAnsi="Times New Roman" w:cs="Times New Roman"/>
          <w:color w:val="000000" w:themeColor="text1"/>
          <w:sz w:val="24"/>
          <w:szCs w:val="24"/>
        </w:rPr>
        <w:t>13</w:t>
      </w:r>
      <w:r w:rsidR="006C0F88" w:rsidRPr="00864AA6">
        <w:rPr>
          <w:rFonts w:ascii="Times New Roman" w:hAnsi="Times New Roman" w:cs="Times New Roman"/>
          <w:color w:val="000000" w:themeColor="text1"/>
          <w:sz w:val="24"/>
          <w:szCs w:val="24"/>
        </w:rPr>
        <w:t>8.2</w:t>
      </w:r>
      <w:r w:rsidR="00F06380" w:rsidRPr="00864AA6">
        <w:rPr>
          <w:rFonts w:ascii="Times New Roman" w:hAnsi="Times New Roman" w:cs="Times New Roman"/>
          <w:color w:val="000000" w:themeColor="text1"/>
          <w:sz w:val="24"/>
          <w:szCs w:val="24"/>
        </w:rPr>
        <w:t xml:space="preserve"> reference </w:t>
      </w:r>
      <w:r w:rsidR="006C0F88" w:rsidRPr="00864AA6">
        <w:rPr>
          <w:rFonts w:ascii="Times New Roman" w:hAnsi="Times New Roman" w:cs="Times New Roman"/>
          <w:color w:val="000000" w:themeColor="text1"/>
          <w:sz w:val="24"/>
          <w:szCs w:val="24"/>
        </w:rPr>
        <w:t xml:space="preserve">sequence </w:t>
      </w:r>
      <w:r w:rsidR="00F06380" w:rsidRPr="00864AA6">
        <w:rPr>
          <w:rFonts w:ascii="Times New Roman" w:hAnsi="Times New Roman" w:cs="Times New Roman"/>
          <w:color w:val="000000" w:themeColor="text1"/>
          <w:sz w:val="24"/>
          <w:szCs w:val="24"/>
        </w:rPr>
        <w:t xml:space="preserve">database </w:t>
      </w:r>
      <w:r w:rsidR="00E24212" w:rsidRPr="00864AA6">
        <w:rPr>
          <w:rFonts w:ascii="Times New Roman" w:hAnsi="Times New Roman" w:cs="Times New Roman"/>
          <w:color w:val="000000" w:themeColor="text1"/>
          <w:sz w:val="24"/>
          <w:szCs w:val="24"/>
        </w:rPr>
        <w:fldChar w:fldCharType="begin"/>
      </w:r>
      <w:r w:rsidR="00E24212" w:rsidRPr="00864AA6">
        <w:rPr>
          <w:rFonts w:ascii="Times New Roman" w:hAnsi="Times New Roman" w:cs="Times New Roman"/>
          <w:color w:val="000000" w:themeColor="text1"/>
          <w:sz w:val="24"/>
          <w:szCs w:val="24"/>
        </w:rPr>
        <w:instrText xml:space="preserve"> ADDIN ZOTERO_ITEM CSL_CITATION {"citationID":"7kta0ZXI","properties":{"unsorted":false,"formattedCitation":"(Quast {\\i{}et al.}, 2013; Yilmaz {\\i{}et al.}, 2014)","plainCitation":"(Quast et al., 2013; Yilmaz et al., 2014)","noteIndex":0},"citationItems":[{"id":19279,"uris":["http://zotero.org/users/11386985/items/GUSUHRTB"],"itemData":{"id":19279,"type":"article-journal","abstract":"SILVA (from Latin silva, forest, http://www.arb-silva.de) is a comprehensive web resource for up to date, quality-controlled databases of aligned ribosomal RNA (rRNA) gene sequences from the Bacteria, Archaea and Eukaryota domains and supplementary online services. The referred database release 111 (July 2012) contains 3194 778 small subunit and 288717 large subunit rRNA gene sequences. Since the initial description of the project, substantial new features have been introduced, including advanced quality control procedures, an improved rRNA gene aligner, online tools for probe and primer evaluation and optimized browsing, searching and downloading on the website. Furthermore, the extensively curated SILVA taxonomy and the new non-redundant SILVA datasets provide an ideal reference for high-throughput classification of data from next-generation sequencing approaches. © The Author(s) 2012.","container-title":"Nucleic Acids Research","DOI":"10.1093/nar/gks1219","ISSN":"03051048","issue":"D1","page":"590-596","PMID":"23193283","title":"The SILVA ribosomal RNA gene database project: Improved data processing and web-based tools","volume":"41","author":[{"family":"Quast","given":"Christian"},{"family":"Pruesse","given":"Elmar"},{"family":"Yilmaz","given":"Pelin"},{"family":"Gerken","given":"Jan"},{"family":"Schweer","given":"Timmy"},{"family":"Yarza","given":"Pablo"},{"family":"Peplies","given":"Jörg"},{"family":"Glöckner","given":"Frank Oliver"}],"issued":{"date-parts":[["2013"]]}}},{"id":22479,"uris":["http://zotero.org/users/11386985/items/BQYVT8FS"],"itemData":{"id":22479,"type":"article-journal","abstract":"SILVA (from Latin silva, forest, http://www.arb-silva.de) is a comprehensive resource for up-to-date quality-controlled databases of aligned ribosomal RNA (rRNA) gene sequences from the Bacteria, Archaea and Eukaryota domains and supplementary online services. SILVA provides a manually curated taxonomy for all three domains of life, based on representative phylogenetic trees for the small- and large-subunit rRNA genes. This article describes the improvements the SILVA taxonomy has undergone in the last 3 years. Specifically we are focusing on the curation process, the various resources used for curation and the comparison of the SILVA taxonomy with Greengenes and RDP-II taxonomies. Our comparisons not only revealed a reasonable overlap between the taxa names, but also points to significant differences in both names and numbers of taxa between the three resources.","container-title":"Nucleic Acids Research","DOI":"10.1093/nar/gkt1209","ISSN":"0305-1048","issue":"D1","journalAbbreviation":"Nucleic Acids Res","page":"D643-D648","source":"Silverchair","title":"The SILVA and “All-species Living Tree Project (LTP)” taxonomic frameworks","URL":"https://doi.org/10.1093/nar/gkt1209","volume":"42","author":[{"family":"Yilmaz","given":"Pelin"},{"family":"Parfrey","given":"Laura Wegener"},{"family":"Yarza","given":"Pablo"},{"family":"Gerken","given":"Jan"},{"family":"Pruesse","given":"Elmar"},{"family":"Quast","given":"Christian"},{"family":"Schweer","given":"Timmy"},{"family":"Peplies","given":"Jörg"},{"family":"Ludwig","given":"Wolfgang"},{"family":"Glöckner","given":"Frank Oliver"}],"accessed":{"date-parts":[["2026",9,30]]},"issued":{"date-parts":[["2014",1,1]]}}}],"schema":"https://github.com/citation-style-language/schema/raw/master/csl-citation.json"} </w:instrText>
      </w:r>
      <w:r w:rsidR="00E24212" w:rsidRPr="00864AA6">
        <w:rPr>
          <w:rFonts w:ascii="Times New Roman" w:hAnsi="Times New Roman" w:cs="Times New Roman"/>
          <w:color w:val="000000" w:themeColor="text1"/>
          <w:sz w:val="24"/>
          <w:szCs w:val="24"/>
        </w:rPr>
        <w:fldChar w:fldCharType="separate"/>
      </w:r>
      <w:r w:rsidR="00905B3B" w:rsidRPr="007968A8">
        <w:rPr>
          <w:rFonts w:ascii="Times New Roman" w:hAnsi="Times New Roman" w:cs="Times New Roman"/>
          <w:color w:val="000000"/>
          <w:sz w:val="24"/>
          <w:szCs w:val="24"/>
        </w:rPr>
        <w:t xml:space="preserve">(Quast </w:t>
      </w:r>
      <w:r w:rsidR="00905B3B" w:rsidRPr="007968A8">
        <w:rPr>
          <w:rFonts w:ascii="Times New Roman" w:hAnsi="Times New Roman" w:cs="Times New Roman"/>
          <w:i/>
          <w:iCs/>
          <w:color w:val="000000"/>
          <w:sz w:val="24"/>
          <w:szCs w:val="24"/>
        </w:rPr>
        <w:t>et al.</w:t>
      </w:r>
      <w:r w:rsidR="00905B3B" w:rsidRPr="007968A8">
        <w:rPr>
          <w:rFonts w:ascii="Times New Roman" w:hAnsi="Times New Roman" w:cs="Times New Roman"/>
          <w:color w:val="000000"/>
          <w:sz w:val="24"/>
          <w:szCs w:val="24"/>
        </w:rPr>
        <w:t xml:space="preserve">, 2013; Yilmaz </w:t>
      </w:r>
      <w:r w:rsidR="00905B3B" w:rsidRPr="007968A8">
        <w:rPr>
          <w:rFonts w:ascii="Times New Roman" w:hAnsi="Times New Roman" w:cs="Times New Roman"/>
          <w:i/>
          <w:iCs/>
          <w:color w:val="000000"/>
          <w:sz w:val="24"/>
          <w:szCs w:val="24"/>
        </w:rPr>
        <w:t>et al.</w:t>
      </w:r>
      <w:r w:rsidR="00905B3B" w:rsidRPr="007968A8">
        <w:rPr>
          <w:rFonts w:ascii="Times New Roman" w:hAnsi="Times New Roman" w:cs="Times New Roman"/>
          <w:color w:val="000000"/>
          <w:sz w:val="24"/>
          <w:szCs w:val="24"/>
        </w:rPr>
        <w:t>, 2014)</w:t>
      </w:r>
      <w:r w:rsidR="00E24212" w:rsidRPr="00864AA6">
        <w:rPr>
          <w:rFonts w:ascii="Times New Roman" w:hAnsi="Times New Roman" w:cs="Times New Roman"/>
          <w:color w:val="000000" w:themeColor="text1"/>
          <w:sz w:val="24"/>
          <w:szCs w:val="24"/>
        </w:rPr>
        <w:fldChar w:fldCharType="end"/>
      </w:r>
      <w:r w:rsidR="00F06380" w:rsidRPr="00864AA6">
        <w:rPr>
          <w:rFonts w:ascii="Times New Roman" w:hAnsi="Times New Roman" w:cs="Times New Roman"/>
          <w:color w:val="000000" w:themeColor="text1"/>
          <w:sz w:val="24"/>
          <w:szCs w:val="24"/>
        </w:rPr>
        <w:t xml:space="preserve">. Classification used VSEARCH (v2.30.0) within the q2-feature-classifier </w:t>
      </w:r>
      <w:r w:rsidR="00E24212" w:rsidRPr="00864AA6">
        <w:rPr>
          <w:rFonts w:ascii="Times New Roman" w:hAnsi="Times New Roman" w:cs="Times New Roman"/>
          <w:color w:val="000000" w:themeColor="text1"/>
          <w:sz w:val="24"/>
          <w:szCs w:val="24"/>
        </w:rPr>
        <w:t xml:space="preserve">plugin </w:t>
      </w:r>
      <w:r w:rsidR="00E24212" w:rsidRPr="00243240">
        <w:rPr>
          <w:rFonts w:ascii="Times New Roman" w:hAnsi="Times New Roman" w:cs="Times New Roman"/>
          <w:color w:val="000000" w:themeColor="text1"/>
          <w:sz w:val="24"/>
          <w:szCs w:val="24"/>
        </w:rPr>
        <w:fldChar w:fldCharType="begin"/>
      </w:r>
      <w:r w:rsidR="000126B9" w:rsidRPr="00864AA6">
        <w:rPr>
          <w:rFonts w:ascii="Times New Roman" w:hAnsi="Times New Roman" w:cs="Times New Roman"/>
          <w:color w:val="000000" w:themeColor="text1"/>
          <w:sz w:val="24"/>
          <w:szCs w:val="24"/>
        </w:rPr>
        <w:instrText xml:space="preserve"> ADDIN ZOTERO_ITEM CSL_CITATION {"citationID":"cr8LRGbx","properties":{"unsorted":false,"formattedCitation":"(Rognes {\\i{}et al.}, 2016; Bokulich {\\i{}et al.}, 2018)","plainCitation":"(Rognes et al., 2016; Bokulich et al., 2018)","noteIndex":0},"citationItems":[{"id":903,"uris":["http://zotero.org/users/11386985/items/3TU6MRWQ","http://zotero.org/users/11386985/items/PI9B45CQ"],"itemData":{"id":903,"type":"article-journal","abstract":"Background VSEARCH is an open source and free of charge multithreaded 64-bit tool for processing and preparing metagenomics, genomics and population genomics nucleotide sequence data. It is designed as an alternative to the widely used USEARCH tool (Edgar, 2010) for which the source code is not publicly available, algorithm details are only rudimentarily described, and only a memory-confined 32-bit version is freely available for academic use. Methods When searching nucleotide sequences, VSEARCH uses a fast heuristic based on words shared by the query and target sequences in order to quickly identify similar sequences, a similar strategy is probably used in USEARCH. VSEARCH then performs optimal global sequence alignment of the query against potential target sequences, using full dynamic programming instead of the seed-and-extend heuristic used by USEARCH. Pairwise alignments are computed in parallel using vectorisation and multiple threads. Results VSEARCH includes most commands for analysing nucleotide sequences available in USEARCH version 7 and several of those available in USEARCH version 8, including searching (exact or based on global alignment), clustering by similarity (using length pre-sorting, abundance pre-sorting or a user-defined order), chimera detection (reference-based or de novo), dereplication (full length or prefix), pairwise alignment, reverse complementation, sorting, and subsampling. VSEARCH also includes commands for FASTQ file processing, i.e., format detection, filtering, read quality statistics, and merging of paired reads. Furthermore, VSEARCH extends functionality with several new commands and improvements, including shuffling, rereplication, masking of low-complexity sequences with the well-known DUST algorithm, a choice among different similarity definitions, and FASTQ file format conversion. VSEARCH is here shown to be more accurate than USEARCH when performing searching, clustering, chimera detection and subsampling, while on a par with USEARCH for paired-ends read merging. VSEARCH is slower than USEARCH when performing clustering and chimera detection, but significantly faster when performing paired-end reads merging and dereplication. VSEARCH is available at https://github.com/torognes/vsearch under either the BSD 2-clause license or the GNU General Public License version 3.0. Discussion VSEARCH has been shown to be a fast, accurate and full-fledged alternative to USEARCH. A free and open-source versatile tool for sequence analysis is now available to the metagenomics community.","container-title":"PeerJ","DOI":"10.7717/PEERJ.2584/FIG-7","ISSN":"21678359","issue":"10","page":"e2584","PMID":"27781170","publisher":"PeerJ Inc.","title":"VSEARCH: A versatile open source tool for metagenomics","URL":"https://peerj.com/articles/2584","volume":"2016","author":[{"family":"Rognes","given":"Torbjørn"},{"family":"Flouri","given":"Tomáš"},{"family":"Nichols","given":"Ben"},{"family":"Quince","given":"Christopher"},{"family":"Mahé","given":"Frédéric"}],"accessed":{"date-parts":[["2022",7,18]]},"issued":{"date-parts":[["2016",10,18]]}}},{"id":20711,"uris":["http://zotero.org/users/11386985/items/PWCXK4I9"],"itemData":{"id":20711,"type":"article-journal","abstract":"Taxonomic classification of marker-gene sequences is an important step in microbiome analysis.","container-title":"Microbiome","DOI":"10.1186/s40168-018-0470-z","ISSN":"2049-2618","issue":"1","journalAbbreviation":"Microbiome","page":"90","source":"BioMed Central","title":"Optimizing taxonomic classification of marker-gene amplicon sequences with QIIME 2’s q2-feature-classifier plugin","URL":"https://doi.org/10.1186/s40168-018-0470-z","volume":"6","author":[{"family":"Bokulich","given":"Nicholas A."},{"family":"Kaehler","given":"Benjamin D."},{"family":"Rideout","given":"Jai Ram"},{"family":"Dillon","given":"Matthew"},{"family":"Bolyen","given":"Evan"},{"family":"Knight","given":"Rob"},{"family":"Huttley","given":"Gavin A."},{"family":"Gregory Caporaso","given":"J."}],"accessed":{"date-parts":[["2024",10,16]]},"issued":{"date-parts":[["2018",5,17]]}}}],"schema":"https://github.com/citation-style-language/schema/raw/master/csl-citation.json"} </w:instrText>
      </w:r>
      <w:r w:rsidR="00E24212" w:rsidRPr="00243240">
        <w:rPr>
          <w:rFonts w:ascii="Times New Roman" w:hAnsi="Times New Roman" w:cs="Times New Roman"/>
          <w:color w:val="000000" w:themeColor="text1"/>
          <w:sz w:val="24"/>
          <w:szCs w:val="24"/>
        </w:rPr>
        <w:fldChar w:fldCharType="separate"/>
      </w:r>
      <w:r w:rsidR="00905B3B" w:rsidRPr="007968A8">
        <w:rPr>
          <w:rFonts w:ascii="Times New Roman" w:hAnsi="Times New Roman" w:cs="Times New Roman"/>
          <w:color w:val="000000"/>
          <w:sz w:val="24"/>
          <w:szCs w:val="24"/>
        </w:rPr>
        <w:t xml:space="preserve">(Rognes </w:t>
      </w:r>
      <w:r w:rsidR="00905B3B" w:rsidRPr="007968A8">
        <w:rPr>
          <w:rFonts w:ascii="Times New Roman" w:hAnsi="Times New Roman" w:cs="Times New Roman"/>
          <w:i/>
          <w:iCs/>
          <w:color w:val="000000"/>
          <w:sz w:val="24"/>
          <w:szCs w:val="24"/>
        </w:rPr>
        <w:t>et al.</w:t>
      </w:r>
      <w:r w:rsidR="00905B3B" w:rsidRPr="007968A8">
        <w:rPr>
          <w:rFonts w:ascii="Times New Roman" w:hAnsi="Times New Roman" w:cs="Times New Roman"/>
          <w:color w:val="000000"/>
          <w:sz w:val="24"/>
          <w:szCs w:val="24"/>
        </w:rPr>
        <w:t xml:space="preserve">, 2016; Bokulich </w:t>
      </w:r>
      <w:r w:rsidR="00905B3B" w:rsidRPr="007968A8">
        <w:rPr>
          <w:rFonts w:ascii="Times New Roman" w:hAnsi="Times New Roman" w:cs="Times New Roman"/>
          <w:i/>
          <w:iCs/>
          <w:color w:val="000000"/>
          <w:sz w:val="24"/>
          <w:szCs w:val="24"/>
        </w:rPr>
        <w:t>et al.</w:t>
      </w:r>
      <w:r w:rsidR="00905B3B" w:rsidRPr="007968A8">
        <w:rPr>
          <w:rFonts w:ascii="Times New Roman" w:hAnsi="Times New Roman" w:cs="Times New Roman"/>
          <w:color w:val="000000"/>
          <w:sz w:val="24"/>
          <w:szCs w:val="24"/>
        </w:rPr>
        <w:t>, 2018)</w:t>
      </w:r>
      <w:r w:rsidR="00E24212" w:rsidRPr="00243240">
        <w:rPr>
          <w:rFonts w:ascii="Times New Roman" w:hAnsi="Times New Roman" w:cs="Times New Roman"/>
          <w:color w:val="000000" w:themeColor="text1"/>
          <w:sz w:val="24"/>
          <w:szCs w:val="24"/>
        </w:rPr>
        <w:fldChar w:fldCharType="end"/>
      </w:r>
      <w:r w:rsidRPr="00864AA6">
        <w:rPr>
          <w:rFonts w:ascii="Times New Roman" w:hAnsi="Times New Roman" w:cs="Times New Roman"/>
          <w:color w:val="000000" w:themeColor="text1"/>
          <w:sz w:val="24"/>
          <w:szCs w:val="24"/>
        </w:rPr>
        <w:t xml:space="preserve">. </w:t>
      </w:r>
      <w:r w:rsidR="00682175" w:rsidRPr="00864AA6">
        <w:rPr>
          <w:rFonts w:ascii="Times New Roman" w:hAnsi="Times New Roman" w:cs="Times New Roman"/>
          <w:color w:val="000000" w:themeColor="text1"/>
          <w:sz w:val="24"/>
          <w:szCs w:val="24"/>
        </w:rPr>
        <w:t xml:space="preserve">The processed datasets were imported into </w:t>
      </w:r>
      <w:r w:rsidRPr="00864AA6">
        <w:rPr>
          <w:rFonts w:ascii="Times New Roman" w:hAnsi="Times New Roman" w:cs="Times New Roman"/>
          <w:color w:val="000000" w:themeColor="text1"/>
          <w:sz w:val="24"/>
          <w:szCs w:val="24"/>
        </w:rPr>
        <w:t>R v4.3.2 in RStudio</w:t>
      </w:r>
      <w:r w:rsidR="00682175" w:rsidRPr="00864AA6">
        <w:rPr>
          <w:rFonts w:ascii="Times New Roman" w:hAnsi="Times New Roman" w:cs="Times New Roman"/>
          <w:color w:val="000000" w:themeColor="text1"/>
          <w:sz w:val="24"/>
          <w:szCs w:val="24"/>
        </w:rPr>
        <w:t xml:space="preserve"> v1.1.423, using the packages </w:t>
      </w:r>
      <w:r w:rsidR="0075303C" w:rsidRPr="00864AA6">
        <w:rPr>
          <w:rFonts w:ascii="Times New Roman" w:hAnsi="Times New Roman" w:cs="Times New Roman"/>
          <w:color w:val="000000" w:themeColor="text1"/>
          <w:sz w:val="24"/>
          <w:szCs w:val="24"/>
        </w:rPr>
        <w:t>phyloseq</w:t>
      </w:r>
      <w:r w:rsidR="00682175" w:rsidRPr="00864AA6">
        <w:rPr>
          <w:rFonts w:ascii="Times New Roman" w:hAnsi="Times New Roman" w:cs="Times New Roman"/>
          <w:color w:val="000000" w:themeColor="text1"/>
          <w:sz w:val="24"/>
          <w:szCs w:val="24"/>
        </w:rPr>
        <w:t xml:space="preserve">, </w:t>
      </w:r>
      <w:r w:rsidR="0075303C" w:rsidRPr="00864AA6">
        <w:rPr>
          <w:rFonts w:ascii="Times New Roman" w:hAnsi="Times New Roman" w:cs="Times New Roman"/>
          <w:color w:val="000000" w:themeColor="text1"/>
          <w:sz w:val="24"/>
          <w:szCs w:val="24"/>
        </w:rPr>
        <w:t xml:space="preserve">vegan </w:t>
      </w:r>
      <w:r w:rsidR="0075303C" w:rsidRPr="00243240">
        <w:rPr>
          <w:rFonts w:ascii="Times New Roman" w:hAnsi="Times New Roman" w:cs="Times New Roman"/>
          <w:color w:val="000000" w:themeColor="text1"/>
          <w:sz w:val="24"/>
          <w:szCs w:val="24"/>
        </w:rPr>
        <w:fldChar w:fldCharType="begin"/>
      </w:r>
      <w:r w:rsidR="0075303C" w:rsidRPr="00864AA6">
        <w:rPr>
          <w:rFonts w:ascii="Times New Roman" w:hAnsi="Times New Roman" w:cs="Times New Roman"/>
          <w:color w:val="000000" w:themeColor="text1"/>
          <w:sz w:val="24"/>
          <w:szCs w:val="24"/>
        </w:rPr>
        <w:instrText xml:space="preserve"> ADDIN ZOTERO_ITEM CSL_CITATION {"citationID":"w2yjzl9y","properties":{"unsorted":false,"formattedCitation":"(Oksanen {\\i{}et al.}, 2020)","plainCitation":"(Oksanen et al., 2020)","noteIndex":0},"citationItems":[{"id":481,"uris":["http://zotero.org/users/11386985/items/HM7MMJYN"],"itemData":{"id":481,"type":"article-journal","title":"Package ‘ vegan ’","author":[{"family":"Oksanen","given":"Author Jari"},{"family":"Blanchet","given":"F Guillaume"},{"family":"Friendly","given":"Michael"},{"family":"Kindt","given":"Roeland"},{"family":"Legendre","given":"Pierre"},{"family":"Mcglinn","given":"Dan"},{"family":"Minchin","given":"Peter R"},{"family":"Hara","given":"R B O"},{"family":"Simpson","given":"Gavin L"},{"family":"Solymos","given":"Peter"},{"family":"Stevens","given":"M Henry H"},{"family":"Szoecs","given":"Eduard"}],"issued":{"date-parts":[["2020"]]}}}],"schema":"https://github.com/citation-style-language/schema/raw/master/csl-citation.json"} </w:instrText>
      </w:r>
      <w:r w:rsidR="0075303C" w:rsidRPr="00243240">
        <w:rPr>
          <w:rFonts w:ascii="Times New Roman" w:hAnsi="Times New Roman" w:cs="Times New Roman"/>
          <w:color w:val="000000" w:themeColor="text1"/>
          <w:sz w:val="24"/>
          <w:szCs w:val="24"/>
        </w:rPr>
        <w:fldChar w:fldCharType="separate"/>
      </w:r>
      <w:r w:rsidR="00905B3B" w:rsidRPr="007968A8">
        <w:rPr>
          <w:rFonts w:ascii="Times New Roman" w:hAnsi="Times New Roman" w:cs="Times New Roman"/>
          <w:color w:val="000000"/>
          <w:sz w:val="24"/>
          <w:szCs w:val="24"/>
        </w:rPr>
        <w:t xml:space="preserve">(Oksanen </w:t>
      </w:r>
      <w:r w:rsidR="00905B3B" w:rsidRPr="007968A8">
        <w:rPr>
          <w:rFonts w:ascii="Times New Roman" w:hAnsi="Times New Roman" w:cs="Times New Roman"/>
          <w:i/>
          <w:iCs/>
          <w:color w:val="000000"/>
          <w:sz w:val="24"/>
          <w:szCs w:val="24"/>
        </w:rPr>
        <w:t>et al.</w:t>
      </w:r>
      <w:r w:rsidR="00905B3B" w:rsidRPr="007968A8">
        <w:rPr>
          <w:rFonts w:ascii="Times New Roman" w:hAnsi="Times New Roman" w:cs="Times New Roman"/>
          <w:color w:val="000000"/>
          <w:sz w:val="24"/>
          <w:szCs w:val="24"/>
        </w:rPr>
        <w:t>, 2020)</w:t>
      </w:r>
      <w:r w:rsidR="0075303C" w:rsidRPr="00243240">
        <w:rPr>
          <w:rFonts w:ascii="Times New Roman" w:hAnsi="Times New Roman" w:cs="Times New Roman"/>
          <w:color w:val="000000" w:themeColor="text1"/>
          <w:sz w:val="24"/>
          <w:szCs w:val="24"/>
        </w:rPr>
        <w:fldChar w:fldCharType="end"/>
      </w:r>
      <w:r w:rsidR="00682175" w:rsidRPr="00864AA6">
        <w:rPr>
          <w:rFonts w:ascii="Times New Roman" w:hAnsi="Times New Roman" w:cs="Times New Roman"/>
          <w:color w:val="000000" w:themeColor="text1"/>
          <w:sz w:val="24"/>
          <w:szCs w:val="24"/>
        </w:rPr>
        <w:t xml:space="preserve">, </w:t>
      </w:r>
      <w:r w:rsidR="0075303C" w:rsidRPr="00864AA6">
        <w:rPr>
          <w:rFonts w:ascii="Times New Roman" w:hAnsi="Times New Roman" w:cs="Times New Roman"/>
          <w:color w:val="000000" w:themeColor="text1"/>
          <w:sz w:val="24"/>
          <w:szCs w:val="24"/>
        </w:rPr>
        <w:t xml:space="preserve">metagenomeSeq, DESeq2, indicspecies, igraph, phytools, ape, </w:t>
      </w:r>
      <w:r w:rsidRPr="00864AA6">
        <w:rPr>
          <w:rFonts w:ascii="Times New Roman" w:hAnsi="Times New Roman" w:cs="Times New Roman"/>
          <w:color w:val="000000" w:themeColor="text1"/>
          <w:sz w:val="24"/>
          <w:szCs w:val="24"/>
        </w:rPr>
        <w:t>phangorn, metafor,</w:t>
      </w:r>
      <w:r w:rsidR="0075303C" w:rsidRPr="00864AA6">
        <w:rPr>
          <w:rFonts w:ascii="Times New Roman" w:hAnsi="Times New Roman" w:cs="Times New Roman"/>
          <w:color w:val="000000" w:themeColor="text1"/>
          <w:sz w:val="24"/>
          <w:szCs w:val="24"/>
        </w:rPr>
        <w:t xml:space="preserve"> </w:t>
      </w:r>
      <w:r w:rsidRPr="00864AA6">
        <w:rPr>
          <w:rFonts w:ascii="Times New Roman" w:hAnsi="Times New Roman" w:cs="Times New Roman"/>
          <w:color w:val="000000" w:themeColor="text1"/>
          <w:sz w:val="24"/>
          <w:szCs w:val="24"/>
        </w:rPr>
        <w:t>ggplot2, ggtree, and ggtreeExtra, and in Python (v3.14). All settings were read from a single configuration file (analysis_config.json). The code is available as described under Availability of data and materials</w:t>
      </w:r>
      <w:r w:rsidR="00756E8A" w:rsidRPr="00864AA6">
        <w:rPr>
          <w:rFonts w:ascii="Times New Roman" w:hAnsi="Times New Roman" w:cs="Times New Roman"/>
          <w:color w:val="000000" w:themeColor="text1"/>
          <w:sz w:val="24"/>
          <w:szCs w:val="24"/>
        </w:rPr>
        <w:t xml:space="preserve"> (https://github.com/kaboyo/Seedling_metaanalysis)</w:t>
      </w:r>
      <w:r w:rsidRPr="00864AA6">
        <w:rPr>
          <w:rFonts w:ascii="Times New Roman" w:hAnsi="Times New Roman" w:cs="Times New Roman"/>
          <w:color w:val="000000" w:themeColor="text1"/>
          <w:sz w:val="24"/>
          <w:szCs w:val="24"/>
        </w:rPr>
        <w:t>.</w:t>
      </w:r>
      <w:r w:rsidR="0075303C" w:rsidRPr="00864AA6">
        <w:rPr>
          <w:rFonts w:ascii="Times New Roman" w:hAnsi="Times New Roman" w:cs="Times New Roman"/>
          <w:color w:val="000000" w:themeColor="text1"/>
          <w:sz w:val="24"/>
          <w:szCs w:val="24"/>
        </w:rPr>
        <w:t xml:space="preserve"> </w:t>
      </w:r>
      <w:r w:rsidR="00362E7A" w:rsidRPr="00864AA6">
        <w:rPr>
          <w:rFonts w:ascii="Times New Roman" w:hAnsi="Times New Roman" w:cs="Times New Roman"/>
          <w:color w:val="000000" w:themeColor="text1"/>
          <w:sz w:val="24"/>
          <w:szCs w:val="24"/>
        </w:rPr>
        <w:t xml:space="preserve">Significance was set at α = 0.05. Multiple comparisons were corrected by the Benjamini–Hochberg method </w:t>
      </w:r>
      <w:r w:rsidR="00362E7A" w:rsidRPr="00243240">
        <w:rPr>
          <w:rFonts w:ascii="Times New Roman" w:hAnsi="Times New Roman" w:cs="Times New Roman"/>
          <w:color w:val="000000" w:themeColor="text1"/>
          <w:sz w:val="24"/>
          <w:szCs w:val="24"/>
        </w:rPr>
        <w:fldChar w:fldCharType="begin"/>
      </w:r>
      <w:r w:rsidR="0069691B" w:rsidRPr="00864AA6">
        <w:rPr>
          <w:rFonts w:ascii="Times New Roman" w:hAnsi="Times New Roman" w:cs="Times New Roman"/>
          <w:color w:val="000000" w:themeColor="text1"/>
          <w:sz w:val="24"/>
          <w:szCs w:val="24"/>
        </w:rPr>
        <w:instrText xml:space="preserve"> ADDIN ZOTERO_ITEM CSL_CITATION {"citationID":"TeIuFvFH","properties":{"unsorted":false,"formattedCitation":"(Benjamini &amp; Hochberg, 1995)","plainCitation":"(Benjamini &amp; Hochberg, 1995)","noteIndex":0},"citationItems":[{"id":22562,"uris":["http://zotero.org/users/11386985/items/73AMMYXL"],"itemData":{"id":22562,"type":"article-journal","container-title":"Journal of the Royal Statistical Society. Series B: Statistical Methodology","DOI":"10.1111/j.2517-6161.1995.tb02031.x","ISSN":"1369-7412","issue":"1","language":"American English","page":"289-300","publisher":"Oxford University Press","source":"cris.tau.ac.il","title":"Controlling the False Discovery Rate - a Practical and Powerful Approach to Multiple Testing","URL":"https://cris.tau.ac.il/en/publications/controlling-the-false-discovery-rate-a-practical-and-powerful-app-2/","volume":"57","author":[{"family":"Benjamini","given":"Y."},{"family":"Hochberg","given":"Y."}],"accessed":{"date-parts":[["2026",10,8]]},"issued":{"date-parts":[["1995"]]}}}],"schema":"https://github.com/citation-style-language/schema/raw/master/csl-citation.json"} </w:instrText>
      </w:r>
      <w:r w:rsidR="00362E7A" w:rsidRPr="00243240">
        <w:rPr>
          <w:rFonts w:ascii="Times New Roman" w:hAnsi="Times New Roman" w:cs="Times New Roman"/>
          <w:color w:val="000000" w:themeColor="text1"/>
          <w:sz w:val="24"/>
          <w:szCs w:val="24"/>
        </w:rPr>
        <w:fldChar w:fldCharType="separate"/>
      </w:r>
      <w:r w:rsidR="00905B3B">
        <w:rPr>
          <w:rFonts w:ascii="Times New Roman" w:hAnsi="Times New Roman" w:cs="Times New Roman"/>
          <w:color w:val="000000" w:themeColor="text1"/>
          <w:sz w:val="24"/>
          <w:szCs w:val="24"/>
        </w:rPr>
        <w:t>(Benjamini &amp; Hochberg, 1995)</w:t>
      </w:r>
      <w:r w:rsidR="00362E7A" w:rsidRPr="00243240">
        <w:rPr>
          <w:rFonts w:ascii="Times New Roman" w:hAnsi="Times New Roman" w:cs="Times New Roman"/>
          <w:color w:val="000000" w:themeColor="text1"/>
          <w:sz w:val="24"/>
          <w:szCs w:val="24"/>
        </w:rPr>
        <w:fldChar w:fldCharType="end"/>
      </w:r>
      <w:r w:rsidR="00362E7A" w:rsidRPr="00864AA6">
        <w:rPr>
          <w:rFonts w:ascii="Times New Roman" w:hAnsi="Times New Roman" w:cs="Times New Roman"/>
          <w:color w:val="000000" w:themeColor="text1"/>
          <w:sz w:val="24"/>
          <w:szCs w:val="24"/>
        </w:rPr>
        <w:t>.</w:t>
      </w:r>
      <w:r w:rsidRPr="00864AA6">
        <w:rPr>
          <w:rFonts w:ascii="Times New Roman" w:hAnsi="Times New Roman" w:cs="Times New Roman"/>
          <w:color w:val="000000" w:themeColor="text1"/>
          <w:sz w:val="24"/>
          <w:szCs w:val="24"/>
        </w:rPr>
        <w:t xml:space="preserve"> Headline statistics were checked by an independent reimplementation of the analyses.</w:t>
      </w:r>
      <w:r w:rsidR="00362E7A" w:rsidRPr="00864AA6">
        <w:rPr>
          <w:rFonts w:ascii="Times New Roman" w:hAnsi="Times New Roman" w:cs="Times New Roman"/>
          <w:color w:val="000000" w:themeColor="text1"/>
          <w:sz w:val="24"/>
          <w:szCs w:val="24"/>
        </w:rPr>
        <w:t xml:space="preserve"> </w:t>
      </w:r>
      <w:r w:rsidRPr="00864AA6">
        <w:rPr>
          <w:rFonts w:ascii="Times New Roman" w:hAnsi="Times New Roman" w:cs="Times New Roman"/>
          <w:color w:val="000000" w:themeColor="text1"/>
          <w:sz w:val="24"/>
          <w:szCs w:val="24"/>
        </w:rPr>
        <w:t>Non-bacterial, chloroplast, mitochondrial, and cyanobacterial ASVs, soil samples, samples with fewer than 500 reads, and ASVs present in fewer than three samples or with fewer than 10 reads were removed. Contaminants could not be removed systematically, as no negative controls were deposited.</w:t>
      </w:r>
    </w:p>
    <w:p w:rsidR="00F8730F" w:rsidRPr="00864AA6" w:rsidRDefault="00927D70" w:rsidP="00AB0F6E">
      <w:pPr>
        <w:spacing w:before="80" w:after="120" w:line="276" w:lineRule="auto"/>
        <w:jc w:val="both"/>
        <w:rPr>
          <w:rFonts w:ascii="Times New Roman" w:hAnsi="Times New Roman" w:cs="Times New Roman"/>
          <w:color w:val="000000" w:themeColor="text1"/>
          <w:sz w:val="24"/>
          <w:szCs w:val="24"/>
        </w:rPr>
      </w:pPr>
      <w:r w:rsidRPr="00864AA6">
        <w:rPr>
          <w:rFonts w:ascii="Times New Roman" w:hAnsi="Times New Roman" w:cs="Times New Roman"/>
          <w:color w:val="000000" w:themeColor="text1"/>
          <w:sz w:val="24"/>
          <w:szCs w:val="24"/>
        </w:rPr>
        <w:t>Alpha diversity was calculated on data rarefied to an even depth of 500 reads per sample. The filtered count table was randomly subsampled without replacement (</w:t>
      </w:r>
      <w:proofErr w:type="gramStart"/>
      <w:r w:rsidRPr="00864AA6">
        <w:rPr>
          <w:rFonts w:ascii="Times New Roman" w:hAnsi="Times New Roman" w:cs="Times New Roman"/>
          <w:color w:val="000000" w:themeColor="text1"/>
          <w:sz w:val="24"/>
          <w:szCs w:val="24"/>
        </w:rPr>
        <w:t>vegan::</w:t>
      </w:r>
      <w:proofErr w:type="gramEnd"/>
      <w:r w:rsidRPr="00864AA6">
        <w:rPr>
          <w:rFonts w:ascii="Times New Roman" w:hAnsi="Times New Roman" w:cs="Times New Roman"/>
          <w:color w:val="000000" w:themeColor="text1"/>
          <w:sz w:val="24"/>
          <w:szCs w:val="24"/>
        </w:rPr>
        <w:t xml:space="preserve">rrarefy, seed 123), and samples below this depth </w:t>
      </w:r>
      <w:r w:rsidR="00BE5C21" w:rsidRPr="00864AA6">
        <w:rPr>
          <w:rFonts w:ascii="Times New Roman" w:hAnsi="Times New Roman" w:cs="Times New Roman"/>
          <w:color w:val="000000" w:themeColor="text1"/>
          <w:sz w:val="24"/>
          <w:szCs w:val="24"/>
        </w:rPr>
        <w:t xml:space="preserve">were </w:t>
      </w:r>
      <w:r w:rsidRPr="00864AA6">
        <w:rPr>
          <w:rFonts w:ascii="Times New Roman" w:hAnsi="Times New Roman" w:cs="Times New Roman"/>
          <w:color w:val="000000" w:themeColor="text1"/>
          <w:sz w:val="24"/>
          <w:szCs w:val="24"/>
        </w:rPr>
        <w:t>excluded. Three indices were computed: observed richness, Shannon diversity, and Pielou's evenness, the ratio of Shannon diversity to the natural logarithm of richness. That is, J′ = H′/ln S, where H′ = −Σ pᵢ ln pᵢ is the Shannon index, pᵢ the proportion of the sample's reads belonging to ASV i, and S the observed richness.</w:t>
      </w:r>
      <w:r w:rsidR="004B7E48" w:rsidRPr="00864AA6">
        <w:rPr>
          <w:rFonts w:ascii="Times New Roman" w:hAnsi="Times New Roman" w:cs="Times New Roman"/>
          <w:color w:val="000000" w:themeColor="text1"/>
          <w:sz w:val="24"/>
          <w:szCs w:val="24"/>
        </w:rPr>
        <w:t xml:space="preserve"> </w:t>
      </w:r>
      <w:r w:rsidR="007F3347" w:rsidRPr="00864AA6">
        <w:rPr>
          <w:rFonts w:ascii="Times New Roman" w:hAnsi="Times New Roman" w:cs="Times New Roman"/>
          <w:color w:val="000000" w:themeColor="text1"/>
          <w:sz w:val="24"/>
          <w:szCs w:val="24"/>
        </w:rPr>
        <w:t>Differences between groups were tested with Kruskal–Wallis tests. Effect size was expressed as</w:t>
      </w:r>
      <w:r w:rsidRPr="00864AA6">
        <w:rPr>
          <w:rFonts w:ascii="Times New Roman" w:hAnsi="Times New Roman" w:cs="Times New Roman"/>
          <w:color w:val="000000" w:themeColor="text1"/>
          <w:sz w:val="24"/>
          <w:szCs w:val="24"/>
        </w:rPr>
        <w:t xml:space="preserve"> epsilon squared, ε² =</w:t>
      </w:r>
      <w:r w:rsidR="007F3347" w:rsidRPr="00864AA6">
        <w:rPr>
          <w:rFonts w:ascii="Times New Roman" w:hAnsi="Times New Roman" w:cs="Times New Roman"/>
          <w:color w:val="000000" w:themeColor="text1"/>
          <w:sz w:val="24"/>
          <w:szCs w:val="24"/>
        </w:rPr>
        <w:t xml:space="preserve"> (H − k + 1)/(n − k), where H is the test statistic, k the number of groups, and n the number of samples</w:t>
      </w:r>
      <w:r w:rsidRPr="00864AA6">
        <w:rPr>
          <w:rFonts w:ascii="Times New Roman" w:hAnsi="Times New Roman" w:cs="Times New Roman"/>
          <w:color w:val="000000" w:themeColor="text1"/>
          <w:sz w:val="24"/>
          <w:szCs w:val="24"/>
        </w:rPr>
        <w:t>. Values of ε² are near 0 when the groups do not differ and approaches 1 when the grouping accounts for all of the variation in ranks</w:t>
      </w:r>
      <w:r w:rsidR="007F3347" w:rsidRPr="00864AA6">
        <w:rPr>
          <w:rFonts w:ascii="Times New Roman" w:hAnsi="Times New Roman" w:cs="Times New Roman"/>
          <w:color w:val="000000" w:themeColor="text1"/>
          <w:sz w:val="24"/>
          <w:szCs w:val="24"/>
        </w:rPr>
        <w:t>.</w:t>
      </w:r>
      <w:r w:rsidRPr="00864AA6">
        <w:rPr>
          <w:rFonts w:ascii="Times New Roman" w:hAnsi="Times New Roman" w:cs="Times New Roman"/>
          <w:color w:val="000000" w:themeColor="text1"/>
          <w:sz w:val="24"/>
          <w:szCs w:val="24"/>
        </w:rPr>
        <w:t xml:space="preserve"> Tests were </w:t>
      </w:r>
      <w:r w:rsidR="001868A0" w:rsidRPr="00864AA6">
        <w:rPr>
          <w:rFonts w:ascii="Times New Roman" w:hAnsi="Times New Roman" w:cs="Times New Roman"/>
          <w:color w:val="000000" w:themeColor="text1"/>
          <w:sz w:val="24"/>
          <w:szCs w:val="24"/>
        </w:rPr>
        <w:t xml:space="preserve">performed </w:t>
      </w:r>
      <w:r w:rsidRPr="00864AA6">
        <w:rPr>
          <w:rFonts w:ascii="Times New Roman" w:hAnsi="Times New Roman" w:cs="Times New Roman"/>
          <w:color w:val="000000" w:themeColor="text1"/>
          <w:sz w:val="24"/>
          <w:szCs w:val="24"/>
        </w:rPr>
        <w:t>across samples for each grouping variable (developmental stage, plant family, and host genus). Stages were also compared within each study, plant family and host genus that sampled both stages (n ≥ 3 samples per stage for plant families and host genera). The stage effect within plant families and host genera was also expressed as Hedges' g and combined by random-effects meta-analysis, with Cochran's Q for heterogeneity among strata. Rarefaction to 1,000 reads served as a sensitivity check.</w:t>
      </w:r>
    </w:p>
    <w:p w:rsidR="005607E1" w:rsidRPr="00864AA6" w:rsidRDefault="00800749" w:rsidP="00AB0F6E">
      <w:pPr>
        <w:spacing w:before="80" w:after="120" w:line="276" w:lineRule="auto"/>
        <w:jc w:val="both"/>
        <w:rPr>
          <w:rFonts w:ascii="Times New Roman" w:hAnsi="Times New Roman" w:cs="Times New Roman"/>
          <w:color w:val="000000" w:themeColor="text1"/>
          <w:sz w:val="24"/>
          <w:szCs w:val="24"/>
        </w:rPr>
      </w:pPr>
      <w:r w:rsidRPr="00864AA6">
        <w:rPr>
          <w:rFonts w:ascii="Times New Roman" w:hAnsi="Times New Roman" w:cs="Times New Roman"/>
          <w:color w:val="000000" w:themeColor="text1"/>
          <w:sz w:val="24"/>
          <w:szCs w:val="24"/>
        </w:rPr>
        <w:t>Beta diversity was calculated as Bray–Curtis dissimilarities of counts normalised by cumulative sum scaling</w:t>
      </w:r>
      <w:r w:rsidR="000126B9" w:rsidRPr="00864AA6">
        <w:rPr>
          <w:rFonts w:ascii="Times New Roman" w:hAnsi="Times New Roman" w:cs="Times New Roman"/>
          <w:color w:val="000000" w:themeColor="text1"/>
          <w:sz w:val="24"/>
          <w:szCs w:val="24"/>
        </w:rPr>
        <w:t xml:space="preserve"> (CSS; </w:t>
      </w:r>
      <w:bookmarkStart w:id="2" w:name="_Hlk241854402"/>
      <w:r w:rsidR="000126B9" w:rsidRPr="00864AA6">
        <w:rPr>
          <w:rFonts w:ascii="Times New Roman" w:hAnsi="Times New Roman" w:cs="Times New Roman"/>
          <w:color w:val="000000" w:themeColor="text1"/>
          <w:sz w:val="24"/>
          <w:szCs w:val="24"/>
        </w:rPr>
        <w:t>metagenomeSeq</w:t>
      </w:r>
      <w:bookmarkEnd w:id="2"/>
      <w:r w:rsidR="000126B9" w:rsidRPr="00864AA6">
        <w:rPr>
          <w:rFonts w:ascii="Times New Roman" w:hAnsi="Times New Roman" w:cs="Times New Roman"/>
          <w:color w:val="000000" w:themeColor="text1"/>
          <w:sz w:val="24"/>
          <w:szCs w:val="24"/>
        </w:rPr>
        <w:t xml:space="preserve">) </w:t>
      </w:r>
      <w:r w:rsidR="000126B9" w:rsidRPr="00243240">
        <w:rPr>
          <w:rFonts w:ascii="Times New Roman" w:hAnsi="Times New Roman" w:cs="Times New Roman"/>
          <w:color w:val="000000" w:themeColor="text1"/>
          <w:sz w:val="24"/>
          <w:szCs w:val="24"/>
        </w:rPr>
        <w:fldChar w:fldCharType="begin"/>
      </w:r>
      <w:r w:rsidR="000126B9" w:rsidRPr="00864AA6">
        <w:rPr>
          <w:rFonts w:ascii="Times New Roman" w:hAnsi="Times New Roman" w:cs="Times New Roman"/>
          <w:color w:val="000000" w:themeColor="text1"/>
          <w:sz w:val="24"/>
          <w:szCs w:val="24"/>
        </w:rPr>
        <w:instrText xml:space="preserve"> ADDIN ZOTERO_ITEM CSL_CITATION {"citationID":"vNNnKJQl","properties":{"unsorted":false,"formattedCitation":"(Paulson {\\i{}et al.}, 2013)","plainCitation":"(Paulson et al., 2013)","noteIndex":0},"citationItems":[{"id":19679,"uris":["http://zotero.org/users/11386985/items/MBE587HL"],"itemData":{"id":19679,"type":"article-journal","abstract":"The metagenomeSeq tool robustly detects the differential abundance of microbes in marker-based microbial surveys by tackling the problems of data sparsity and undersampling common to these data sets. We introduce a methodology to assess differential abundance in sparse high-throughput microbial marker-gene survey data. Our approach, implemented in the metagenomeSeq Bioconductor package, relies on a novel normalization technique and a statistical model that accounts for undersampling—a common feature of large-scale marker-gene studies. Using simulated data and several published microbiota data sets, we show that metagenomeSeq outperforms the tools currently used in this field.","container-title":"Nature Methods 2013 10:12","DOI":"10.1038/nmeth.2658","ISSN":"1548-7105","issue":"12","page":"1200-1202","PMID":"24076764","publisher":"Nature Publishing Group","title":"Differential abundance analysis for microbial marker-gene surveys","URL":"https://www.nature.com/articles/nmeth.2658","volume":"10","author":[{"family":"Paulson","given":"Joseph N."},{"family":"Stine","given":"O. Colin"},{"family":"Bravo","given":"Héctor Corrada"},{"family":"Pop","given":"Mihai"}],"issued":{"date-parts":[["2013",9]]}}}],"schema":"https://github.com/citation-style-language/schema/raw/master/csl-citation.json"} </w:instrText>
      </w:r>
      <w:r w:rsidR="000126B9" w:rsidRPr="00243240">
        <w:rPr>
          <w:rFonts w:ascii="Times New Roman" w:hAnsi="Times New Roman" w:cs="Times New Roman"/>
          <w:color w:val="000000" w:themeColor="text1"/>
          <w:sz w:val="24"/>
          <w:szCs w:val="24"/>
        </w:rPr>
        <w:fldChar w:fldCharType="separate"/>
      </w:r>
      <w:r w:rsidR="00905B3B" w:rsidRPr="007968A8">
        <w:rPr>
          <w:rFonts w:ascii="Times New Roman" w:hAnsi="Times New Roman" w:cs="Times New Roman"/>
          <w:color w:val="000000"/>
          <w:sz w:val="24"/>
          <w:szCs w:val="24"/>
        </w:rPr>
        <w:t xml:space="preserve">(Paulson </w:t>
      </w:r>
      <w:r w:rsidR="00905B3B" w:rsidRPr="007968A8">
        <w:rPr>
          <w:rFonts w:ascii="Times New Roman" w:hAnsi="Times New Roman" w:cs="Times New Roman"/>
          <w:i/>
          <w:iCs/>
          <w:color w:val="000000"/>
          <w:sz w:val="24"/>
          <w:szCs w:val="24"/>
        </w:rPr>
        <w:t>et al.</w:t>
      </w:r>
      <w:r w:rsidR="00905B3B" w:rsidRPr="007968A8">
        <w:rPr>
          <w:rFonts w:ascii="Times New Roman" w:hAnsi="Times New Roman" w:cs="Times New Roman"/>
          <w:color w:val="000000"/>
          <w:sz w:val="24"/>
          <w:szCs w:val="24"/>
        </w:rPr>
        <w:t>, 2013)</w:t>
      </w:r>
      <w:r w:rsidR="000126B9" w:rsidRPr="00243240">
        <w:rPr>
          <w:rFonts w:ascii="Times New Roman" w:hAnsi="Times New Roman" w:cs="Times New Roman"/>
          <w:color w:val="000000" w:themeColor="text1"/>
          <w:sz w:val="24"/>
          <w:szCs w:val="24"/>
        </w:rPr>
        <w:fldChar w:fldCharType="end"/>
      </w:r>
      <w:r w:rsidR="0060082F" w:rsidRPr="00864AA6">
        <w:rPr>
          <w:rFonts w:ascii="Times New Roman" w:hAnsi="Times New Roman" w:cs="Times New Roman"/>
          <w:color w:val="000000" w:themeColor="text1"/>
          <w:sz w:val="24"/>
          <w:szCs w:val="24"/>
        </w:rPr>
        <w:t>. Community structure was visualised by principal coordinates analysis (</w:t>
      </w:r>
      <w:r w:rsidRPr="00864AA6">
        <w:rPr>
          <w:rFonts w:ascii="Times New Roman" w:hAnsi="Times New Roman" w:cs="Times New Roman"/>
          <w:color w:val="000000" w:themeColor="text1"/>
          <w:sz w:val="24"/>
          <w:szCs w:val="24"/>
        </w:rPr>
        <w:t>PCoA</w:t>
      </w:r>
      <w:r w:rsidR="005C3A03" w:rsidRPr="00864AA6">
        <w:rPr>
          <w:rFonts w:ascii="Times New Roman" w:hAnsi="Times New Roman" w:cs="Times New Roman"/>
          <w:color w:val="000000" w:themeColor="text1"/>
          <w:sz w:val="24"/>
          <w:szCs w:val="24"/>
        </w:rPr>
        <w:t>; at genus and ASV levels</w:t>
      </w:r>
      <w:r w:rsidR="0060082F" w:rsidRPr="00864AA6">
        <w:rPr>
          <w:rFonts w:ascii="Times New Roman" w:hAnsi="Times New Roman" w:cs="Times New Roman"/>
          <w:color w:val="000000" w:themeColor="text1"/>
          <w:sz w:val="24"/>
          <w:szCs w:val="24"/>
        </w:rPr>
        <w:t>)</w:t>
      </w:r>
      <w:r w:rsidR="00AD6074" w:rsidRPr="00864AA6">
        <w:rPr>
          <w:rFonts w:ascii="Times New Roman" w:hAnsi="Times New Roman" w:cs="Times New Roman"/>
          <w:color w:val="000000" w:themeColor="text1"/>
          <w:sz w:val="24"/>
          <w:szCs w:val="24"/>
        </w:rPr>
        <w:t xml:space="preserve">. Community structuring was further assessed by </w:t>
      </w:r>
      <w:r w:rsidRPr="00864AA6">
        <w:rPr>
          <w:rFonts w:ascii="Times New Roman" w:hAnsi="Times New Roman" w:cs="Times New Roman"/>
          <w:color w:val="000000" w:themeColor="text1"/>
          <w:sz w:val="24"/>
          <w:szCs w:val="24"/>
        </w:rPr>
        <w:t>PERMANOVA</w:t>
      </w:r>
      <w:r w:rsidR="008D6427" w:rsidRPr="00864AA6">
        <w:rPr>
          <w:rFonts w:ascii="Times New Roman" w:hAnsi="Times New Roman" w:cs="Times New Roman"/>
          <w:color w:val="000000" w:themeColor="text1"/>
          <w:sz w:val="24"/>
          <w:szCs w:val="24"/>
        </w:rPr>
        <w:t xml:space="preserve"> </w:t>
      </w:r>
      <w:r w:rsidRPr="00864AA6">
        <w:rPr>
          <w:rFonts w:ascii="Times New Roman" w:hAnsi="Times New Roman" w:cs="Times New Roman"/>
          <w:color w:val="000000" w:themeColor="text1"/>
          <w:sz w:val="24"/>
          <w:szCs w:val="24"/>
        </w:rPr>
        <w:t>(</w:t>
      </w:r>
      <w:proofErr w:type="gramStart"/>
      <w:r w:rsidR="00AD6074" w:rsidRPr="00864AA6">
        <w:rPr>
          <w:rFonts w:ascii="Times New Roman" w:hAnsi="Times New Roman" w:cs="Times New Roman"/>
          <w:color w:val="000000" w:themeColor="text1"/>
          <w:sz w:val="24"/>
          <w:szCs w:val="24"/>
        </w:rPr>
        <w:t>vegan::</w:t>
      </w:r>
      <w:proofErr w:type="gramEnd"/>
      <w:r w:rsidR="00927D70" w:rsidRPr="00864AA6">
        <w:rPr>
          <w:rFonts w:ascii="Times New Roman" w:hAnsi="Times New Roman" w:cs="Times New Roman"/>
          <w:color w:val="000000" w:themeColor="text1"/>
          <w:sz w:val="24"/>
          <w:szCs w:val="24"/>
        </w:rPr>
        <w:t>adonis2</w:t>
      </w:r>
      <w:r w:rsidR="00AD6074" w:rsidRPr="00864AA6">
        <w:rPr>
          <w:rFonts w:ascii="Times New Roman" w:hAnsi="Times New Roman" w:cs="Times New Roman"/>
          <w:color w:val="000000" w:themeColor="text1"/>
          <w:sz w:val="24"/>
          <w:szCs w:val="24"/>
        </w:rPr>
        <w:t xml:space="preserve">, </w:t>
      </w:r>
      <w:r w:rsidRPr="00864AA6">
        <w:rPr>
          <w:rFonts w:ascii="Times New Roman" w:hAnsi="Times New Roman" w:cs="Times New Roman"/>
          <w:color w:val="000000" w:themeColor="text1"/>
          <w:sz w:val="24"/>
          <w:szCs w:val="24"/>
        </w:rPr>
        <w:t>999 permutations</w:t>
      </w:r>
      <w:r w:rsidR="00AD6074" w:rsidRPr="00864AA6">
        <w:rPr>
          <w:rFonts w:ascii="Times New Roman" w:hAnsi="Times New Roman" w:cs="Times New Roman"/>
          <w:color w:val="000000" w:themeColor="text1"/>
          <w:sz w:val="24"/>
          <w:szCs w:val="24"/>
        </w:rPr>
        <w:t>, seed 123</w:t>
      </w:r>
      <w:r w:rsidRPr="00864AA6">
        <w:rPr>
          <w:rFonts w:ascii="Times New Roman" w:hAnsi="Times New Roman" w:cs="Times New Roman"/>
          <w:color w:val="000000" w:themeColor="text1"/>
          <w:sz w:val="24"/>
          <w:szCs w:val="24"/>
        </w:rPr>
        <w:t xml:space="preserve">). Variables were tested </w:t>
      </w:r>
      <w:r w:rsidRPr="00864AA6">
        <w:rPr>
          <w:rFonts w:ascii="Times New Roman" w:hAnsi="Times New Roman" w:cs="Times New Roman"/>
          <w:color w:val="000000" w:themeColor="text1"/>
          <w:sz w:val="24"/>
          <w:szCs w:val="24"/>
        </w:rPr>
        <w:lastRenderedPageBreak/>
        <w:t xml:space="preserve">individually and then in a marginal model </w:t>
      </w:r>
      <w:r w:rsidR="00035EED" w:rsidRPr="00864AA6">
        <w:rPr>
          <w:rFonts w:ascii="Times New Roman" w:hAnsi="Times New Roman" w:cs="Times New Roman"/>
          <w:color w:val="000000" w:themeColor="text1"/>
          <w:sz w:val="24"/>
          <w:szCs w:val="24"/>
        </w:rPr>
        <w:t xml:space="preserve">combining </w:t>
      </w:r>
      <w:r w:rsidRPr="00864AA6">
        <w:rPr>
          <w:rFonts w:ascii="Times New Roman" w:hAnsi="Times New Roman" w:cs="Times New Roman"/>
          <w:color w:val="000000" w:themeColor="text1"/>
          <w:sz w:val="24"/>
          <w:szCs w:val="24"/>
        </w:rPr>
        <w:t>a host attribute (host genus or plant family) and developmental stage.</w:t>
      </w:r>
      <w:r w:rsidR="00035EED" w:rsidRPr="00864AA6">
        <w:rPr>
          <w:rFonts w:ascii="Times New Roman" w:hAnsi="Times New Roman" w:cs="Times New Roman"/>
          <w:color w:val="000000" w:themeColor="text1"/>
          <w:sz w:val="24"/>
          <w:szCs w:val="24"/>
        </w:rPr>
        <w:t xml:space="preserve"> </w:t>
      </w:r>
      <w:r w:rsidRPr="00864AA6">
        <w:rPr>
          <w:rFonts w:ascii="Times New Roman" w:hAnsi="Times New Roman" w:cs="Times New Roman"/>
          <w:color w:val="000000" w:themeColor="text1"/>
          <w:sz w:val="24"/>
          <w:szCs w:val="24"/>
        </w:rPr>
        <w:t>Variance was also partitioned between</w:t>
      </w:r>
      <w:r w:rsidR="00AB58A7" w:rsidRPr="00864AA6">
        <w:rPr>
          <w:rFonts w:ascii="Times New Roman" w:hAnsi="Times New Roman" w:cs="Times New Roman"/>
          <w:color w:val="000000" w:themeColor="text1"/>
          <w:sz w:val="24"/>
          <w:szCs w:val="24"/>
        </w:rPr>
        <w:t xml:space="preserve"> developmental stage and host attributes </w:t>
      </w:r>
      <w:r w:rsidR="00AB58A7" w:rsidRPr="00243240">
        <w:rPr>
          <w:rFonts w:ascii="Times New Roman" w:hAnsi="Times New Roman" w:cs="Times New Roman"/>
          <w:color w:val="000000" w:themeColor="text1"/>
          <w:sz w:val="24"/>
          <w:szCs w:val="24"/>
        </w:rPr>
        <w:fldChar w:fldCharType="begin"/>
      </w:r>
      <w:r w:rsidR="00AB58A7" w:rsidRPr="00864AA6">
        <w:rPr>
          <w:rFonts w:ascii="Times New Roman" w:hAnsi="Times New Roman" w:cs="Times New Roman"/>
          <w:color w:val="000000" w:themeColor="text1"/>
          <w:sz w:val="24"/>
          <w:szCs w:val="24"/>
        </w:rPr>
        <w:instrText xml:space="preserve"> ADDIN ZOTERO_ITEM CSL_CITATION {"citationID":"5FH4De3n","properties":{"unsorted":false,"formattedCitation":"(Peres-Neto {\\i{}et al.}, 2006)","plainCitation":"(Peres-Neto et al., 2006)","noteIndex":0},"citationItems":[{"id":22580,"uris":["http://zotero.org/users/11386985/items/Z43VFP7Q"],"itemData":{"id":22580,"type":"article-journal","abstract":"Establishing relationships between species distributions and environmental characteristics is a major goal in the search for forces driving species distributions. Canonical ordinations such as redundancy analysis and canonical correspondence analysis are invaluable tools for modeling communities through environmental predictors. They provide the means for conducting direct explanatory analysis in which the association among species can be studied according to their common and unique relationships with the environmental variables and other sets of predictors of interest, such as spatial variables. Variation partitioning can then be used to test and determine the likelihood of these sets of predictors in explaining patterns in community structure. Although variation partitioning in canonical analysis is routinely used in ecological analysis, no effort has been reported in the literature to consider appropriate estimators so that comparisons between fractions or, eventually, between different canonical models are meaningful. In this paper, we show that variation partitioning as currently applied in canonical analysis is biased. We present appropriate unbiased estimators. In addition, we outline a statistical test to compare fractions in canonical analysis. The question addressed by the test is whether two fractions of variation are significantly different from each other. Such assessment provides an important step toward attaining an understanding of the factors patterning community structure. The test is shown to have correct Type I. error rates and good power for both redundancy analysis and canonical correspondence analysis.","container-title":"Ecology","DOI":"10.1890/0012-9658(2006)87[2614:vposdm]2.0.co;2","ISSN":"0012-9658","issue":"10","journalAbbreviation":"Ecology","language":"eng","page":"2614-2625","PMID":"17089669","source":"PubMed","title":"Variation partitioning of species data matrices: estimation and comparison of fractions","title-short":"Variation partitioning of species data matrices","volume":"87","author":[{"family":"Peres-Neto","given":"Pedro R."},{"family":"Legendre","given":"Pierre"},{"family":"Dray","given":"Stéphane"},{"family":"Borcard","given":"Daniel"}],"issued":{"date-parts":[["2006",10]]}}}],"schema":"https://github.com/citation-style-language/schema/raw/master/csl-citation.json"} </w:instrText>
      </w:r>
      <w:r w:rsidR="00AB58A7" w:rsidRPr="00243240">
        <w:rPr>
          <w:rFonts w:ascii="Times New Roman" w:hAnsi="Times New Roman" w:cs="Times New Roman"/>
          <w:color w:val="000000" w:themeColor="text1"/>
          <w:sz w:val="24"/>
          <w:szCs w:val="24"/>
        </w:rPr>
        <w:fldChar w:fldCharType="separate"/>
      </w:r>
      <w:r w:rsidR="00905B3B" w:rsidRPr="007968A8">
        <w:rPr>
          <w:rFonts w:ascii="Times New Roman" w:hAnsi="Times New Roman" w:cs="Times New Roman"/>
          <w:color w:val="000000"/>
          <w:sz w:val="24"/>
          <w:szCs w:val="24"/>
        </w:rPr>
        <w:t xml:space="preserve">(Peres-Neto </w:t>
      </w:r>
      <w:r w:rsidR="00905B3B" w:rsidRPr="007968A8">
        <w:rPr>
          <w:rFonts w:ascii="Times New Roman" w:hAnsi="Times New Roman" w:cs="Times New Roman"/>
          <w:i/>
          <w:iCs/>
          <w:color w:val="000000"/>
          <w:sz w:val="24"/>
          <w:szCs w:val="24"/>
        </w:rPr>
        <w:t>et al.</w:t>
      </w:r>
      <w:r w:rsidR="00905B3B" w:rsidRPr="007968A8">
        <w:rPr>
          <w:rFonts w:ascii="Times New Roman" w:hAnsi="Times New Roman" w:cs="Times New Roman"/>
          <w:color w:val="000000"/>
          <w:sz w:val="24"/>
          <w:szCs w:val="24"/>
        </w:rPr>
        <w:t>, 2006)</w:t>
      </w:r>
      <w:r w:rsidR="00AB58A7" w:rsidRPr="00243240">
        <w:rPr>
          <w:rFonts w:ascii="Times New Roman" w:hAnsi="Times New Roman" w:cs="Times New Roman"/>
          <w:color w:val="000000" w:themeColor="text1"/>
          <w:sz w:val="24"/>
          <w:szCs w:val="24"/>
        </w:rPr>
        <w:fldChar w:fldCharType="end"/>
      </w:r>
      <w:r w:rsidRPr="00864AA6">
        <w:rPr>
          <w:rFonts w:ascii="Times New Roman" w:hAnsi="Times New Roman" w:cs="Times New Roman"/>
          <w:color w:val="000000" w:themeColor="text1"/>
          <w:sz w:val="24"/>
          <w:szCs w:val="24"/>
        </w:rPr>
        <w:t xml:space="preserve">. Seed and seedling samples were also ordinated separately, and host genus, plant family, and study were tested within each stage </w:t>
      </w:r>
      <w:r w:rsidR="00AB58A7" w:rsidRPr="00864AA6">
        <w:rPr>
          <w:rFonts w:ascii="Times New Roman" w:hAnsi="Times New Roman" w:cs="Times New Roman"/>
          <w:color w:val="000000" w:themeColor="text1"/>
          <w:sz w:val="24"/>
          <w:szCs w:val="24"/>
        </w:rPr>
        <w:t>using</w:t>
      </w:r>
      <w:r w:rsidRPr="00864AA6">
        <w:rPr>
          <w:rFonts w:ascii="Times New Roman" w:hAnsi="Times New Roman" w:cs="Times New Roman"/>
          <w:color w:val="000000" w:themeColor="text1"/>
          <w:sz w:val="24"/>
          <w:szCs w:val="24"/>
        </w:rPr>
        <w:t xml:space="preserve"> PERMANOVA.</w:t>
      </w:r>
    </w:p>
    <w:p w:rsidR="001A6241" w:rsidRPr="00864AA6" w:rsidRDefault="00A30720">
      <w:pPr>
        <w:spacing w:before="80" w:after="120" w:line="276" w:lineRule="auto"/>
        <w:jc w:val="both"/>
        <w:rPr>
          <w:rFonts w:ascii="Times New Roman" w:hAnsi="Times New Roman" w:cs="Times New Roman"/>
          <w:color w:val="000000" w:themeColor="text1"/>
          <w:sz w:val="24"/>
          <w:szCs w:val="24"/>
        </w:rPr>
      </w:pPr>
      <w:r w:rsidRPr="00864AA6">
        <w:rPr>
          <w:rFonts w:ascii="Times New Roman" w:hAnsi="Times New Roman" w:cs="Times New Roman"/>
          <w:color w:val="000000" w:themeColor="text1"/>
          <w:sz w:val="24"/>
          <w:szCs w:val="24"/>
        </w:rPr>
        <w:t xml:space="preserve">Taxonomic composition was </w:t>
      </w:r>
      <w:r w:rsidR="00927D70" w:rsidRPr="00864AA6">
        <w:rPr>
          <w:rFonts w:ascii="Times New Roman" w:hAnsi="Times New Roman" w:cs="Times New Roman"/>
          <w:color w:val="000000" w:themeColor="text1"/>
          <w:sz w:val="24"/>
          <w:szCs w:val="24"/>
        </w:rPr>
        <w:t>summarized at the phylum, class,</w:t>
      </w:r>
      <w:r w:rsidR="005607E1" w:rsidRPr="00864AA6">
        <w:rPr>
          <w:rFonts w:ascii="Times New Roman" w:hAnsi="Times New Roman" w:cs="Times New Roman"/>
          <w:color w:val="000000" w:themeColor="text1"/>
          <w:sz w:val="24"/>
          <w:szCs w:val="24"/>
        </w:rPr>
        <w:t xml:space="preserve"> </w:t>
      </w:r>
      <w:r w:rsidR="00927D70" w:rsidRPr="00864AA6">
        <w:rPr>
          <w:rFonts w:ascii="Times New Roman" w:hAnsi="Times New Roman" w:cs="Times New Roman"/>
          <w:color w:val="000000" w:themeColor="text1"/>
          <w:sz w:val="24"/>
          <w:szCs w:val="24"/>
        </w:rPr>
        <w:t xml:space="preserve">and genus </w:t>
      </w:r>
      <w:r w:rsidR="002074E1" w:rsidRPr="00864AA6">
        <w:rPr>
          <w:rFonts w:ascii="Times New Roman" w:hAnsi="Times New Roman" w:cs="Times New Roman"/>
          <w:color w:val="000000" w:themeColor="text1"/>
          <w:sz w:val="24"/>
          <w:szCs w:val="24"/>
        </w:rPr>
        <w:t xml:space="preserve">level </w:t>
      </w:r>
      <w:r w:rsidR="005A30EB" w:rsidRPr="00864AA6">
        <w:rPr>
          <w:rFonts w:ascii="Times New Roman" w:hAnsi="Times New Roman" w:cs="Times New Roman"/>
          <w:color w:val="000000" w:themeColor="text1"/>
          <w:sz w:val="24"/>
          <w:szCs w:val="24"/>
        </w:rPr>
        <w:t xml:space="preserve">as the mean of per-sample relative abundances, so that each sample carries equal weight regardless of sequencing depth. Composition </w:t>
      </w:r>
      <w:r w:rsidR="005607E1" w:rsidRPr="00864AA6">
        <w:rPr>
          <w:rFonts w:ascii="Times New Roman" w:hAnsi="Times New Roman" w:cs="Times New Roman"/>
          <w:color w:val="000000" w:themeColor="text1"/>
          <w:sz w:val="24"/>
          <w:szCs w:val="24"/>
        </w:rPr>
        <w:t xml:space="preserve">was </w:t>
      </w:r>
      <w:r w:rsidR="005A30EB" w:rsidRPr="00864AA6">
        <w:rPr>
          <w:rFonts w:ascii="Times New Roman" w:hAnsi="Times New Roman" w:cs="Times New Roman"/>
          <w:color w:val="000000" w:themeColor="text1"/>
          <w:sz w:val="24"/>
          <w:szCs w:val="24"/>
        </w:rPr>
        <w:t xml:space="preserve">shown per </w:t>
      </w:r>
      <w:r w:rsidR="002C36D4" w:rsidRPr="00864AA6">
        <w:rPr>
          <w:rFonts w:ascii="Times New Roman" w:hAnsi="Times New Roman" w:cs="Times New Roman"/>
          <w:color w:val="000000" w:themeColor="text1"/>
          <w:sz w:val="24"/>
          <w:szCs w:val="24"/>
        </w:rPr>
        <w:t xml:space="preserve">early developmental </w:t>
      </w:r>
      <w:r w:rsidR="005A30EB" w:rsidRPr="00864AA6">
        <w:rPr>
          <w:rFonts w:ascii="Times New Roman" w:hAnsi="Times New Roman" w:cs="Times New Roman"/>
          <w:color w:val="000000" w:themeColor="text1"/>
          <w:sz w:val="24"/>
          <w:szCs w:val="24"/>
        </w:rPr>
        <w:t xml:space="preserve">stage, </w:t>
      </w:r>
      <w:r w:rsidR="005607E1" w:rsidRPr="00864AA6">
        <w:rPr>
          <w:rFonts w:ascii="Times New Roman" w:hAnsi="Times New Roman" w:cs="Times New Roman"/>
          <w:color w:val="000000" w:themeColor="text1"/>
          <w:sz w:val="24"/>
          <w:szCs w:val="24"/>
        </w:rPr>
        <w:t xml:space="preserve">host genus, </w:t>
      </w:r>
      <w:r w:rsidR="005A30EB" w:rsidRPr="00864AA6">
        <w:rPr>
          <w:rFonts w:ascii="Times New Roman" w:hAnsi="Times New Roman" w:cs="Times New Roman"/>
          <w:color w:val="000000" w:themeColor="text1"/>
          <w:sz w:val="24"/>
          <w:szCs w:val="24"/>
        </w:rPr>
        <w:t>and plant family</w:t>
      </w:r>
      <w:r w:rsidR="003161E1" w:rsidRPr="00864AA6">
        <w:rPr>
          <w:rFonts w:ascii="Times New Roman" w:hAnsi="Times New Roman" w:cs="Times New Roman"/>
          <w:color w:val="000000" w:themeColor="text1"/>
          <w:sz w:val="24"/>
          <w:szCs w:val="24"/>
        </w:rPr>
        <w:t>.</w:t>
      </w:r>
      <w:r w:rsidR="00927D70" w:rsidRPr="00864AA6">
        <w:rPr>
          <w:rFonts w:ascii="Times New Roman" w:hAnsi="Times New Roman" w:cs="Times New Roman"/>
          <w:color w:val="000000" w:themeColor="text1"/>
          <w:sz w:val="24"/>
          <w:szCs w:val="24"/>
        </w:rPr>
        <w:t xml:space="preserve"> Stage</w:t>
      </w:r>
      <w:r w:rsidR="00E830C7" w:rsidRPr="00864AA6">
        <w:rPr>
          <w:rFonts w:ascii="Times New Roman" w:hAnsi="Times New Roman" w:cs="Times New Roman"/>
          <w:color w:val="000000" w:themeColor="text1"/>
          <w:sz w:val="24"/>
          <w:szCs w:val="24"/>
        </w:rPr>
        <w:t xml:space="preserve">-specific </w:t>
      </w:r>
      <w:r w:rsidR="00927D70" w:rsidRPr="00864AA6">
        <w:rPr>
          <w:rFonts w:ascii="Times New Roman" w:hAnsi="Times New Roman" w:cs="Times New Roman"/>
          <w:color w:val="000000" w:themeColor="text1"/>
          <w:sz w:val="24"/>
          <w:szCs w:val="24"/>
        </w:rPr>
        <w:t xml:space="preserve">contrasts in composition used only the studies that sampled both stages, with relative abundance averaged within and then across studies. </w:t>
      </w:r>
      <w:r w:rsidRPr="00864AA6">
        <w:rPr>
          <w:rFonts w:ascii="Times New Roman" w:hAnsi="Times New Roman" w:cs="Times New Roman"/>
          <w:color w:val="000000" w:themeColor="text1"/>
          <w:sz w:val="24"/>
          <w:szCs w:val="24"/>
        </w:rPr>
        <w:t>The mean genus-level profiles of each host genus at each stage (n ≥ 3 samples) were clustered by average linkage of their Bray–</w:t>
      </w:r>
      <w:proofErr w:type="gramStart"/>
      <w:r w:rsidRPr="00864AA6">
        <w:rPr>
          <w:rFonts w:ascii="Times New Roman" w:hAnsi="Times New Roman" w:cs="Times New Roman"/>
          <w:color w:val="000000" w:themeColor="text1"/>
          <w:sz w:val="24"/>
          <w:szCs w:val="24"/>
        </w:rPr>
        <w:t>Curtis</w:t>
      </w:r>
      <w:proofErr w:type="gramEnd"/>
      <w:r w:rsidRPr="00864AA6">
        <w:rPr>
          <w:rFonts w:ascii="Times New Roman" w:hAnsi="Times New Roman" w:cs="Times New Roman"/>
          <w:color w:val="000000" w:themeColor="text1"/>
          <w:sz w:val="24"/>
          <w:szCs w:val="24"/>
        </w:rPr>
        <w:t xml:space="preserve"> dissimilarities</w:t>
      </w:r>
      <w:r w:rsidR="00927D70" w:rsidRPr="00864AA6">
        <w:rPr>
          <w:rFonts w:ascii="Times New Roman" w:hAnsi="Times New Roman" w:cs="Times New Roman"/>
          <w:color w:val="000000" w:themeColor="text1"/>
          <w:sz w:val="24"/>
          <w:szCs w:val="24"/>
        </w:rPr>
        <w:t>, separately for seeds and seedlings.</w:t>
      </w:r>
      <w:r w:rsidR="0051769B" w:rsidRPr="00864AA6">
        <w:rPr>
          <w:rFonts w:ascii="Times New Roman" w:hAnsi="Times New Roman" w:cs="Times New Roman"/>
          <w:color w:val="000000" w:themeColor="text1"/>
          <w:sz w:val="24"/>
          <w:szCs w:val="24"/>
        </w:rPr>
        <w:t xml:space="preserve"> </w:t>
      </w:r>
      <w:r w:rsidRPr="00864AA6">
        <w:rPr>
          <w:rFonts w:ascii="Times New Roman" w:hAnsi="Times New Roman" w:cs="Times New Roman"/>
          <w:color w:val="000000" w:themeColor="text1"/>
          <w:sz w:val="24"/>
          <w:szCs w:val="24"/>
        </w:rPr>
        <w:t>Microbial co-occurrence was examined separately for seeds and for seedlings, among the 50 most abundant ASVs of each stage. Spearman rank correlations</w:t>
      </w:r>
      <w:r w:rsidR="00927D70" w:rsidRPr="00864AA6">
        <w:rPr>
          <w:rFonts w:ascii="Times New Roman" w:hAnsi="Times New Roman" w:cs="Times New Roman"/>
          <w:color w:val="000000" w:themeColor="text1"/>
          <w:sz w:val="24"/>
          <w:szCs w:val="24"/>
        </w:rPr>
        <w:t xml:space="preserve"> were computed </w:t>
      </w:r>
      <w:r w:rsidRPr="00864AA6">
        <w:rPr>
          <w:rFonts w:ascii="Times New Roman" w:hAnsi="Times New Roman" w:cs="Times New Roman"/>
          <w:color w:val="000000" w:themeColor="text1"/>
          <w:sz w:val="24"/>
          <w:szCs w:val="24"/>
        </w:rPr>
        <w:t>between every pair of these ASVs (1,225 pairs per stage). The p-values were adjusted for multiple testing by the Benjamini–Hochberg method. A pair was kept as an edge only when</w:t>
      </w:r>
      <w:r w:rsidR="00927D70" w:rsidRPr="00864AA6">
        <w:rPr>
          <w:rFonts w:ascii="Times New Roman" w:hAnsi="Times New Roman" w:cs="Times New Roman"/>
          <w:color w:val="000000" w:themeColor="text1"/>
          <w:sz w:val="24"/>
          <w:szCs w:val="24"/>
        </w:rPr>
        <w:t xml:space="preserve"> both thresholds were </w:t>
      </w:r>
      <w:r w:rsidR="00EB1043" w:rsidRPr="00864AA6">
        <w:rPr>
          <w:rFonts w:ascii="Times New Roman" w:hAnsi="Times New Roman" w:cs="Times New Roman"/>
          <w:color w:val="000000" w:themeColor="text1"/>
          <w:sz w:val="24"/>
          <w:szCs w:val="24"/>
        </w:rPr>
        <w:t>satisfied</w:t>
      </w:r>
      <w:r w:rsidR="00FC009D" w:rsidRPr="00864AA6">
        <w:rPr>
          <w:rFonts w:ascii="Times New Roman" w:hAnsi="Times New Roman" w:cs="Times New Roman"/>
          <w:color w:val="000000" w:themeColor="text1"/>
          <w:sz w:val="24"/>
          <w:szCs w:val="24"/>
        </w:rPr>
        <w:t xml:space="preserve">: </w:t>
      </w:r>
      <w:r w:rsidR="00927D70" w:rsidRPr="00864AA6">
        <w:rPr>
          <w:rFonts w:ascii="Times New Roman" w:hAnsi="Times New Roman" w:cs="Times New Roman"/>
          <w:color w:val="000000" w:themeColor="text1"/>
          <w:sz w:val="24"/>
          <w:szCs w:val="24"/>
        </w:rPr>
        <w:t xml:space="preserve">an absolute correlation of at least 0.6 (|ρ| ≥ 0.6) </w:t>
      </w:r>
      <w:r w:rsidRPr="00864AA6">
        <w:rPr>
          <w:rFonts w:ascii="Times New Roman" w:hAnsi="Times New Roman" w:cs="Times New Roman"/>
          <w:color w:val="000000" w:themeColor="text1"/>
          <w:sz w:val="24"/>
          <w:szCs w:val="24"/>
        </w:rPr>
        <w:t>and an adjusted p-value below 0.05.</w:t>
      </w:r>
      <w:r w:rsidR="00927D70" w:rsidRPr="00864AA6">
        <w:rPr>
          <w:rFonts w:ascii="Times New Roman" w:hAnsi="Times New Roman" w:cs="Times New Roman"/>
          <w:color w:val="000000" w:themeColor="text1"/>
          <w:sz w:val="24"/>
          <w:szCs w:val="24"/>
        </w:rPr>
        <w:t xml:space="preserve"> </w:t>
      </w:r>
      <w:r w:rsidRPr="00864AA6">
        <w:rPr>
          <w:rFonts w:ascii="Times New Roman" w:hAnsi="Times New Roman" w:cs="Times New Roman"/>
          <w:color w:val="000000" w:themeColor="text1"/>
          <w:sz w:val="24"/>
          <w:szCs w:val="24"/>
        </w:rPr>
        <w:t>The networks were built with igraph</w:t>
      </w:r>
      <w:r w:rsidR="00FC009D" w:rsidRPr="00864AA6">
        <w:rPr>
          <w:rFonts w:ascii="Times New Roman" w:hAnsi="Times New Roman" w:cs="Times New Roman"/>
          <w:color w:val="000000" w:themeColor="text1"/>
          <w:sz w:val="24"/>
          <w:szCs w:val="24"/>
        </w:rPr>
        <w:t xml:space="preserve"> </w:t>
      </w:r>
      <w:r w:rsidR="00FC009D" w:rsidRPr="00243240">
        <w:rPr>
          <w:rFonts w:ascii="Times New Roman" w:hAnsi="Times New Roman" w:cs="Times New Roman"/>
          <w:color w:val="000000" w:themeColor="text1"/>
          <w:sz w:val="24"/>
          <w:szCs w:val="24"/>
        </w:rPr>
        <w:fldChar w:fldCharType="begin"/>
      </w:r>
      <w:r w:rsidR="00FC009D" w:rsidRPr="00864AA6">
        <w:rPr>
          <w:rFonts w:ascii="Times New Roman" w:hAnsi="Times New Roman" w:cs="Times New Roman"/>
          <w:color w:val="000000" w:themeColor="text1"/>
          <w:sz w:val="24"/>
          <w:szCs w:val="24"/>
        </w:rPr>
        <w:instrText xml:space="preserve"> ADDIN ZOTERO_ITEM CSL_CITATION {"citationID":"ahGZxagM","properties":{"unsorted":false,"formattedCitation":"(Antonov {\\i{}et al.}, 2023)","plainCitation":"(Antonov et al., 2023)","noteIndex":0},"citationItems":[{"id":22576,"uris":["http://zotero.org/users/11386985/items/2GPKM73G"],"itemData":{"id":22576,"type":"article","abstract":"Networks or graphs are widely used across the sciences to represent relationships of many kinds. igraph (https://igraph.org) is a general-purpose software library for graph construction, analysis, and visualisation, combining fast and robust performance with a low entry barrier. igraph pairs a fast core written in C with beginner-friendly interfaces in Python, R, and Mathematica. Over the last two decades, igraph has expanded substantially. It now scales to billions of edges, supports Mathematica and interactive plotting, integrates with Jupyter notebooks and other network libraries, includes new graph layouts and community detection algorithms, and has streamlined the documentation with examples and Spanish translations. Modern testing features such as continuous integration, address sanitizers, stricter typing, and memory-managed vectors have also increased robustness. Hundreds of bug reports have been fixed and a community forum has been opened to connect users and developers. Specific effort has been made to broaden use and community participation by women, non-binary people, and other demographic groups typically underrepresented in open source software.","DOI":"10.48550/arXiv.2311.10260","note":"arXiv:2311.10260 [cs.SI]","number":"arXiv:2311.10260","publisher":"arXiv","source":"arXiv.org","title":"igraph enables fast and robust network analysis across programming languages","URL":"http://arxiv.org/abs/2311.10260","author":[{"family":"Antonov","given":"Michael"},{"family":"Csárdi","given":"Gábor"},{"family":"Horvát","given":"Szabolcs"},{"family":"Müller","given":"Kirill"},{"family":"Nepusz","given":"Tamás"},{"family":"Noom","given":"Daniel"},{"family":"Salmon","given":"Maëlle"},{"family":"Traag","given":"Vincent"},{"family":"Welles","given":"Brooke Foucault"},{"family":"Zanini","given":"Fabio"}],"accessed":{"date-parts":[["2026",10,16]]},"issued":{"date-parts":[["2023",11,17]]}}}],"schema":"https://github.com/citation-style-language/schema/raw/master/csl-citation.json"} </w:instrText>
      </w:r>
      <w:r w:rsidR="00FC009D" w:rsidRPr="00243240">
        <w:rPr>
          <w:rFonts w:ascii="Times New Roman" w:hAnsi="Times New Roman" w:cs="Times New Roman"/>
          <w:color w:val="000000" w:themeColor="text1"/>
          <w:sz w:val="24"/>
          <w:szCs w:val="24"/>
        </w:rPr>
        <w:fldChar w:fldCharType="separate"/>
      </w:r>
      <w:r w:rsidR="00905B3B" w:rsidRPr="007968A8">
        <w:rPr>
          <w:rFonts w:ascii="Times New Roman" w:hAnsi="Times New Roman" w:cs="Times New Roman"/>
          <w:color w:val="000000"/>
          <w:sz w:val="24"/>
          <w:szCs w:val="24"/>
        </w:rPr>
        <w:t xml:space="preserve">(Antonov </w:t>
      </w:r>
      <w:r w:rsidR="00905B3B" w:rsidRPr="007968A8">
        <w:rPr>
          <w:rFonts w:ascii="Times New Roman" w:hAnsi="Times New Roman" w:cs="Times New Roman"/>
          <w:i/>
          <w:iCs/>
          <w:color w:val="000000"/>
          <w:sz w:val="24"/>
          <w:szCs w:val="24"/>
        </w:rPr>
        <w:t>et al.</w:t>
      </w:r>
      <w:r w:rsidR="00905B3B" w:rsidRPr="007968A8">
        <w:rPr>
          <w:rFonts w:ascii="Times New Roman" w:hAnsi="Times New Roman" w:cs="Times New Roman"/>
          <w:color w:val="000000"/>
          <w:sz w:val="24"/>
          <w:szCs w:val="24"/>
        </w:rPr>
        <w:t>, 2023)</w:t>
      </w:r>
      <w:r w:rsidR="00FC009D" w:rsidRPr="00243240">
        <w:rPr>
          <w:rFonts w:ascii="Times New Roman" w:hAnsi="Times New Roman" w:cs="Times New Roman"/>
          <w:color w:val="000000" w:themeColor="text1"/>
          <w:sz w:val="24"/>
          <w:szCs w:val="24"/>
        </w:rPr>
        <w:fldChar w:fldCharType="end"/>
      </w:r>
      <w:r w:rsidR="00927D70" w:rsidRPr="00864AA6">
        <w:rPr>
          <w:rFonts w:ascii="Times New Roman" w:hAnsi="Times New Roman" w:cs="Times New Roman"/>
          <w:color w:val="000000" w:themeColor="text1"/>
          <w:sz w:val="24"/>
          <w:szCs w:val="24"/>
        </w:rPr>
        <w:t>, with ASVs as nodes and node size proportional to degree (the number of edges of an ASV)</w:t>
      </w:r>
      <w:r w:rsidRPr="00864AA6">
        <w:rPr>
          <w:rFonts w:ascii="Times New Roman" w:hAnsi="Times New Roman" w:cs="Times New Roman"/>
          <w:color w:val="000000" w:themeColor="text1"/>
          <w:sz w:val="24"/>
          <w:szCs w:val="24"/>
        </w:rPr>
        <w:t>. Their connected components, groups of ASVs</w:t>
      </w:r>
      <w:r w:rsidR="00927D70" w:rsidRPr="00864AA6">
        <w:rPr>
          <w:rFonts w:ascii="Times New Roman" w:hAnsi="Times New Roman" w:cs="Times New Roman"/>
          <w:color w:val="000000" w:themeColor="text1"/>
          <w:sz w:val="24"/>
          <w:szCs w:val="24"/>
        </w:rPr>
        <w:t xml:space="preserve"> linked to one another but not to the rest of the network, were taken as modules.</w:t>
      </w:r>
    </w:p>
    <w:p w:rsidR="00B551E5" w:rsidRPr="00864AA6" w:rsidRDefault="00BA08A4" w:rsidP="00AB0F6E">
      <w:pPr>
        <w:spacing w:line="276" w:lineRule="auto"/>
        <w:jc w:val="both"/>
        <w:rPr>
          <w:rFonts w:ascii="Times New Roman" w:hAnsi="Times New Roman" w:cs="Times New Roman"/>
          <w:color w:val="000000" w:themeColor="text1"/>
          <w:sz w:val="24"/>
          <w:szCs w:val="24"/>
        </w:rPr>
      </w:pPr>
      <w:r w:rsidRPr="00864AA6">
        <w:rPr>
          <w:rFonts w:ascii="Times New Roman" w:hAnsi="Times New Roman" w:cs="Times New Roman"/>
          <w:color w:val="000000" w:themeColor="text1"/>
          <w:sz w:val="24"/>
          <w:szCs w:val="24"/>
        </w:rPr>
        <w:t xml:space="preserve">Associations between taxa and </w:t>
      </w:r>
      <w:r w:rsidR="00AC3487" w:rsidRPr="00864AA6">
        <w:rPr>
          <w:rFonts w:ascii="Times New Roman" w:hAnsi="Times New Roman" w:cs="Times New Roman"/>
          <w:color w:val="000000" w:themeColor="text1"/>
          <w:sz w:val="24"/>
          <w:szCs w:val="24"/>
        </w:rPr>
        <w:t xml:space="preserve">developmental </w:t>
      </w:r>
      <w:r w:rsidRPr="00864AA6">
        <w:rPr>
          <w:rFonts w:ascii="Times New Roman" w:hAnsi="Times New Roman" w:cs="Times New Roman"/>
          <w:color w:val="000000" w:themeColor="text1"/>
          <w:sz w:val="24"/>
          <w:szCs w:val="24"/>
        </w:rPr>
        <w:t>stage were examined in</w:t>
      </w:r>
      <w:r w:rsidR="00AC3487" w:rsidRPr="00864AA6">
        <w:rPr>
          <w:rFonts w:ascii="Times New Roman" w:hAnsi="Times New Roman" w:cs="Times New Roman"/>
          <w:color w:val="000000" w:themeColor="text1"/>
          <w:sz w:val="24"/>
          <w:szCs w:val="24"/>
        </w:rPr>
        <w:t xml:space="preserve"> two steps. First, ASVs were screened using </w:t>
      </w:r>
      <w:r w:rsidRPr="00864AA6">
        <w:rPr>
          <w:rFonts w:ascii="Times New Roman" w:hAnsi="Times New Roman" w:cs="Times New Roman"/>
          <w:color w:val="000000" w:themeColor="text1"/>
          <w:sz w:val="24"/>
          <w:szCs w:val="24"/>
        </w:rPr>
        <w:t xml:space="preserve">DESeq2 (poscounts size factors; adjusted p &lt; 0.05, absolute log2 fold change &gt; 1) and by indicator analysis (IndVal.g, 999 permutations, uncorrected p &lt; 0.05). The genera holding an ASV significant in both analyses were retained. Second, genus counts were transformed to centred log-ratios (pseudocount 0.5). The difference between seedlings and seeds was expressed as Hedges' g within each plant family </w:t>
      </w:r>
      <w:r w:rsidR="00A809EF" w:rsidRPr="00864AA6">
        <w:rPr>
          <w:rFonts w:ascii="Times New Roman" w:hAnsi="Times New Roman" w:cs="Times New Roman"/>
          <w:color w:val="000000" w:themeColor="text1"/>
          <w:sz w:val="24"/>
          <w:szCs w:val="24"/>
        </w:rPr>
        <w:t>and each host genus (n ≥ 3 samples per stage; six plant families and eight host genera</w:t>
      </w:r>
      <w:r w:rsidRPr="00864AA6">
        <w:rPr>
          <w:rFonts w:ascii="Times New Roman" w:hAnsi="Times New Roman" w:cs="Times New Roman"/>
          <w:color w:val="000000" w:themeColor="text1"/>
          <w:sz w:val="24"/>
          <w:szCs w:val="24"/>
        </w:rPr>
        <w:t xml:space="preserve">), where </w:t>
      </w:r>
      <w:r w:rsidR="0071349D" w:rsidRPr="00864AA6">
        <w:rPr>
          <w:rFonts w:ascii="Times New Roman" w:hAnsi="Times New Roman" w:cs="Times New Roman"/>
          <w:color w:val="000000" w:themeColor="text1"/>
          <w:sz w:val="24"/>
          <w:szCs w:val="24"/>
        </w:rPr>
        <w:t xml:space="preserve">the </w:t>
      </w:r>
      <w:r w:rsidRPr="00864AA6">
        <w:rPr>
          <w:rFonts w:ascii="Times New Roman" w:hAnsi="Times New Roman" w:cs="Times New Roman"/>
          <w:color w:val="000000" w:themeColor="text1"/>
          <w:sz w:val="24"/>
          <w:szCs w:val="24"/>
        </w:rPr>
        <w:t xml:space="preserve">genus occurred in at least 10% of the samples. The effects of genera estimated in at least two strata (18 genera in each) were then pooled by random-effects meta-analysis (restricted maximum likelihood), with the Knapp–Hartung adjustment for plant families and a random effect of study for host genera. </w:t>
      </w:r>
      <w:r w:rsidR="00D02E17" w:rsidRPr="00864AA6">
        <w:rPr>
          <w:rFonts w:ascii="Times New Roman" w:hAnsi="Times New Roman" w:cs="Times New Roman"/>
          <w:color w:val="000000" w:themeColor="text1"/>
          <w:sz w:val="24"/>
          <w:szCs w:val="24"/>
        </w:rPr>
        <w:t xml:space="preserve">Briefly, </w:t>
      </w:r>
      <w:r w:rsidR="00566B56" w:rsidRPr="00864AA6">
        <w:rPr>
          <w:rFonts w:ascii="Times New Roman" w:hAnsi="Times New Roman" w:cs="Times New Roman"/>
          <w:color w:val="000000" w:themeColor="text1"/>
          <w:sz w:val="24"/>
          <w:szCs w:val="24"/>
        </w:rPr>
        <w:t xml:space="preserve">the </w:t>
      </w:r>
      <w:r w:rsidR="00D02E17" w:rsidRPr="00864AA6">
        <w:rPr>
          <w:rFonts w:ascii="Times New Roman" w:hAnsi="Times New Roman" w:cs="Times New Roman"/>
          <w:color w:val="000000" w:themeColor="text1"/>
          <w:sz w:val="24"/>
          <w:szCs w:val="24"/>
        </w:rPr>
        <w:t>Hedges' g is a standardised effect size: the difference between two group means divided by their pooled standard deviation, with a correction for small samples</w:t>
      </w:r>
      <w:r w:rsidR="00B551E5" w:rsidRPr="00864AA6">
        <w:rPr>
          <w:rFonts w:ascii="Times New Roman" w:hAnsi="Times New Roman" w:cs="Times New Roman"/>
          <w:color w:val="000000" w:themeColor="text1"/>
          <w:sz w:val="24"/>
          <w:szCs w:val="24"/>
        </w:rPr>
        <w:t xml:space="preserve"> </w:t>
      </w:r>
      <w:r w:rsidR="00B551E5" w:rsidRPr="00243240">
        <w:rPr>
          <w:rFonts w:ascii="Times New Roman" w:hAnsi="Times New Roman" w:cs="Times New Roman"/>
          <w:color w:val="000000" w:themeColor="text1"/>
          <w:sz w:val="24"/>
          <w:szCs w:val="24"/>
        </w:rPr>
        <w:fldChar w:fldCharType="begin"/>
      </w:r>
      <w:r w:rsidR="00B551E5" w:rsidRPr="00864AA6">
        <w:rPr>
          <w:rFonts w:ascii="Times New Roman" w:hAnsi="Times New Roman" w:cs="Times New Roman"/>
          <w:color w:val="000000" w:themeColor="text1"/>
          <w:sz w:val="24"/>
          <w:szCs w:val="24"/>
        </w:rPr>
        <w:instrText xml:space="preserve"> ADDIN ZOTERO_ITEM CSL_CITATION {"citationID":"wMnfCn5M","properties":{"unsorted":false,"formattedCitation":"(Hedges, 1981)","plainCitation":"(Hedges, 1981)","noteIndex":0},"citationItems":[{"id":22481,"uris":["http://zotero.org/users/11386985/items/NFB794DW"],"itemData":{"id":22481,"type":"article-journal","abstract":"Glass's estimator of effect size, the sample mean difference divided by the sample standard deviation, is studied in the context of an explicit statistical model. The exact distribution of Glass's estimator is obtained and the estimator is shown to have a small sample bias. The minimum variance unbiased estimator is obtained and shown to have uniformly smaller variance than Glass's (biased) estimator. Measurement error is shown to attenuate estimates of effect size and a correction is given. The effects of measurement invalidity are discussed. Expressions for weights that yield the most precise weighted estimate of effect size are also derived.","container-title":"Journal of Educational Statistics","DOI":"10.2307/1164588","ISSN":"0362-9791","issue":"2","page":"107-128","publisher":"[Sage Publications, Inc., American Educational Research Association, American Statistical Association]","source":"JSTOR","title":"Distribution Theory for Glass's Estimator of Effect Size and Related Estimators","URL":"https://www.jstor.org/stable/1164588","volume":"6","author":[{"family":"Hedges","given":"Larry V."}],"accessed":{"date-parts":[["2026",10,8]]},"issued":{"date-parts":[["1981"]]}}}],"schema":"https://github.com/citation-style-language/schema/raw/master/csl-citation.json"} </w:instrText>
      </w:r>
      <w:r w:rsidR="00B551E5" w:rsidRPr="00243240">
        <w:rPr>
          <w:rFonts w:ascii="Times New Roman" w:hAnsi="Times New Roman" w:cs="Times New Roman"/>
          <w:color w:val="000000" w:themeColor="text1"/>
          <w:sz w:val="24"/>
          <w:szCs w:val="24"/>
        </w:rPr>
        <w:fldChar w:fldCharType="separate"/>
      </w:r>
      <w:r w:rsidR="00905B3B">
        <w:rPr>
          <w:rFonts w:ascii="Times New Roman" w:hAnsi="Times New Roman" w:cs="Times New Roman"/>
          <w:noProof/>
          <w:color w:val="000000" w:themeColor="text1"/>
          <w:sz w:val="24"/>
          <w:szCs w:val="24"/>
        </w:rPr>
        <w:t>(Hedges, 1981)</w:t>
      </w:r>
      <w:r w:rsidR="00B551E5" w:rsidRPr="00243240">
        <w:rPr>
          <w:rFonts w:ascii="Times New Roman" w:hAnsi="Times New Roman" w:cs="Times New Roman"/>
          <w:color w:val="000000" w:themeColor="text1"/>
          <w:sz w:val="24"/>
          <w:szCs w:val="24"/>
        </w:rPr>
        <w:fldChar w:fldCharType="end"/>
      </w:r>
      <w:r w:rsidR="0051769B" w:rsidRPr="00864AA6">
        <w:rPr>
          <w:rFonts w:ascii="Times New Roman" w:hAnsi="Times New Roman" w:cs="Times New Roman"/>
          <w:noProof/>
          <w:color w:val="000000" w:themeColor="text1"/>
          <w:sz w:val="24"/>
          <w:szCs w:val="24"/>
        </w:rPr>
        <w:t xml:space="preserve">. </w:t>
      </w:r>
      <w:r w:rsidRPr="00864AA6">
        <w:rPr>
          <w:rFonts w:ascii="Times New Roman" w:hAnsi="Times New Roman" w:cs="Times New Roman"/>
          <w:color w:val="000000" w:themeColor="text1"/>
          <w:sz w:val="24"/>
          <w:szCs w:val="24"/>
        </w:rPr>
        <w:t>Here, it expresses by how many</w:t>
      </w:r>
      <w:r w:rsidR="00D02E17" w:rsidRPr="00864AA6">
        <w:rPr>
          <w:rFonts w:ascii="Times New Roman" w:hAnsi="Times New Roman" w:cs="Times New Roman"/>
          <w:color w:val="000000" w:themeColor="text1"/>
          <w:sz w:val="24"/>
          <w:szCs w:val="24"/>
        </w:rPr>
        <w:t xml:space="preserve"> standard deviations a genus's abundance differs between seedlings and seeds. Positive values mean higher in seedlings and negative values higher in seeds. By convention, about 0.2 is small, 0.5 moderate and 0.8 large.</w:t>
      </w:r>
    </w:p>
    <w:p w:rsidR="0051769B" w:rsidRPr="00864AA6" w:rsidRDefault="0051769B" w:rsidP="00AB0F6E">
      <w:pPr>
        <w:spacing w:line="276" w:lineRule="auto"/>
        <w:jc w:val="both"/>
        <w:rPr>
          <w:rFonts w:ascii="Times New Roman" w:hAnsi="Times New Roman" w:cs="Times New Roman"/>
          <w:color w:val="000000" w:themeColor="text1"/>
          <w:sz w:val="24"/>
          <w:szCs w:val="24"/>
        </w:rPr>
      </w:pPr>
    </w:p>
    <w:p w:rsidR="00B551E5" w:rsidRPr="00864AA6" w:rsidRDefault="00B551E5" w:rsidP="00AB0F6E">
      <w:pPr>
        <w:spacing w:line="276" w:lineRule="auto"/>
        <w:jc w:val="both"/>
        <w:rPr>
          <w:rFonts w:ascii="Times New Roman" w:hAnsi="Times New Roman" w:cs="Times New Roman"/>
          <w:color w:val="000000" w:themeColor="text1"/>
          <w:sz w:val="24"/>
          <w:szCs w:val="24"/>
        </w:rPr>
      </w:pPr>
      <w:r w:rsidRPr="00864AA6">
        <w:rPr>
          <w:rFonts w:ascii="Times New Roman" w:hAnsi="Times New Roman" w:cs="Times New Roman"/>
          <w:color w:val="000000" w:themeColor="text1"/>
          <w:sz w:val="24"/>
          <w:szCs w:val="24"/>
        </w:rPr>
        <w:t>Host phylogenetic signal in alpha diversity was tested on a time-calibrated phylogeny of the host species (TimeTree 5)</w:t>
      </w:r>
      <w:r w:rsidR="002649CD" w:rsidRPr="00864AA6">
        <w:rPr>
          <w:rFonts w:ascii="Times New Roman" w:hAnsi="Times New Roman" w:cs="Times New Roman"/>
          <w:color w:val="000000" w:themeColor="text1"/>
          <w:sz w:val="24"/>
          <w:szCs w:val="24"/>
        </w:rPr>
        <w:t xml:space="preserve"> </w:t>
      </w:r>
      <w:r w:rsidR="002649CD" w:rsidRPr="00243240">
        <w:rPr>
          <w:rFonts w:ascii="Times New Roman" w:hAnsi="Times New Roman" w:cs="Times New Roman"/>
          <w:color w:val="000000" w:themeColor="text1"/>
          <w:sz w:val="24"/>
          <w:szCs w:val="24"/>
        </w:rPr>
        <w:fldChar w:fldCharType="begin"/>
      </w:r>
      <w:r w:rsidR="002649CD" w:rsidRPr="00864AA6">
        <w:rPr>
          <w:rFonts w:ascii="Times New Roman" w:hAnsi="Times New Roman" w:cs="Times New Roman"/>
          <w:color w:val="000000" w:themeColor="text1"/>
          <w:sz w:val="24"/>
          <w:szCs w:val="24"/>
        </w:rPr>
        <w:instrText xml:space="preserve"> ADDIN ZOTERO_ITEM CSL_CITATION {"citationID":"HxXrEl47","properties":{"unsorted":false,"formattedCitation":"(Kumar {\\i{}et al.}, 2022)","plainCitation":"(Kumar et al., 2022)","noteIndex":0},"citationItems":[{"id":22485,"uris":["http://zotero.org/users/11386985/items/YKRK9W5D"],"itemData":{"id":22485,"type":"article-journal","abstract":"We present the fifth edition of the TimeTree of Life resource (TToL5), a product of the timetree of life project that aims to synthesize published molecular timetrees and make evolutionary knowledge easily accessible to all. Using the TToL5 web portal, users can retrieve published studies and divergence times between species, the timeline of a species’ evolution beginning with the origin of life, and the timetree for a given evolutionary group at the desired taxonomic rank. TToL5 contains divergence time information on 137,306 species, 41% more than the previous edition. The TToL5 web interface is now Americans with Disabilities Act-compliant and mobile-friendly, a result of comprehensive source code refactoring. TToL5 also offers programmatic access to species divergence times and timelines through an application programming interface, which is accessible at timetree.temple.edu/api. TToL5 is publicly available at timetree.org.","container-title":"Molecular Biology and Evolution","DOI":"10.1093/molbev/msac174","ISSN":"1537-1719","issue":"8","journalAbbreviation":"Mol Biol Evol","page":"msac174","source":"Silverchair","title":"TimeTree 5: An Expanded Resource for Species Divergence Times","title-short":"TimeTree 5","URL":"https://doi.org/10.1093/molbev/msac174","volume":"39","author":[{"family":"Kumar","given":"Sudhir"},{"family":"Suleski","given":"Michael"},{"family":"Craig","given":"Jack M"},{"family":"Kasprowicz","given":"Adrienne E"},{"family":"Sanderford","given":"Maxwell"},{"family":"Li","given":"Michael"},{"family":"Stecher","given":"Glen"},{"family":"Hedges","given":"S Blair"}],"accessed":{"date-parts":[["2026",10,8]]},"issued":{"date-parts":[["2022",8,1]]}}}],"schema":"https://github.com/citation-style-language/schema/raw/master/csl-citation.json"} </w:instrText>
      </w:r>
      <w:r w:rsidR="002649CD" w:rsidRPr="00243240">
        <w:rPr>
          <w:rFonts w:ascii="Times New Roman" w:hAnsi="Times New Roman" w:cs="Times New Roman"/>
          <w:color w:val="000000" w:themeColor="text1"/>
          <w:sz w:val="24"/>
          <w:szCs w:val="24"/>
        </w:rPr>
        <w:fldChar w:fldCharType="separate"/>
      </w:r>
      <w:r w:rsidR="00905B3B" w:rsidRPr="007968A8">
        <w:rPr>
          <w:rFonts w:ascii="Times New Roman" w:hAnsi="Times New Roman" w:cs="Times New Roman"/>
          <w:color w:val="000000"/>
          <w:sz w:val="24"/>
          <w:szCs w:val="24"/>
        </w:rPr>
        <w:t xml:space="preserve">(Kumar </w:t>
      </w:r>
      <w:r w:rsidR="00905B3B" w:rsidRPr="007968A8">
        <w:rPr>
          <w:rFonts w:ascii="Times New Roman" w:hAnsi="Times New Roman" w:cs="Times New Roman"/>
          <w:i/>
          <w:iCs/>
          <w:color w:val="000000"/>
          <w:sz w:val="24"/>
          <w:szCs w:val="24"/>
        </w:rPr>
        <w:t>et al.</w:t>
      </w:r>
      <w:r w:rsidR="00905B3B" w:rsidRPr="007968A8">
        <w:rPr>
          <w:rFonts w:ascii="Times New Roman" w:hAnsi="Times New Roman" w:cs="Times New Roman"/>
          <w:color w:val="000000"/>
          <w:sz w:val="24"/>
          <w:szCs w:val="24"/>
        </w:rPr>
        <w:t>, 2022)</w:t>
      </w:r>
      <w:r w:rsidR="002649CD" w:rsidRPr="00243240">
        <w:rPr>
          <w:rFonts w:ascii="Times New Roman" w:hAnsi="Times New Roman" w:cs="Times New Roman"/>
          <w:color w:val="000000" w:themeColor="text1"/>
          <w:sz w:val="24"/>
          <w:szCs w:val="24"/>
        </w:rPr>
        <w:fldChar w:fldCharType="end"/>
      </w:r>
      <w:r w:rsidRPr="00864AA6">
        <w:rPr>
          <w:rFonts w:ascii="Times New Roman" w:hAnsi="Times New Roman" w:cs="Times New Roman"/>
          <w:color w:val="000000" w:themeColor="text1"/>
          <w:sz w:val="24"/>
          <w:szCs w:val="24"/>
        </w:rPr>
        <w:t>. We used the mean of each index per host species and stage (n ≥ 3 samples). Signal was measured with Blomberg's K (999 permutations)</w:t>
      </w:r>
      <w:r w:rsidR="002649CD" w:rsidRPr="00864AA6">
        <w:rPr>
          <w:rFonts w:ascii="Times New Roman" w:hAnsi="Times New Roman" w:cs="Times New Roman"/>
          <w:color w:val="000000" w:themeColor="text1"/>
          <w:sz w:val="24"/>
          <w:szCs w:val="24"/>
        </w:rPr>
        <w:t xml:space="preserve"> </w:t>
      </w:r>
      <w:r w:rsidR="002649CD" w:rsidRPr="00243240">
        <w:rPr>
          <w:rFonts w:ascii="Times New Roman" w:hAnsi="Times New Roman" w:cs="Times New Roman"/>
          <w:color w:val="000000" w:themeColor="text1"/>
          <w:sz w:val="24"/>
          <w:szCs w:val="24"/>
        </w:rPr>
        <w:fldChar w:fldCharType="begin"/>
      </w:r>
      <w:r w:rsidR="002649CD" w:rsidRPr="00864AA6">
        <w:rPr>
          <w:rFonts w:ascii="Times New Roman" w:hAnsi="Times New Roman" w:cs="Times New Roman"/>
          <w:color w:val="000000" w:themeColor="text1"/>
          <w:sz w:val="24"/>
          <w:szCs w:val="24"/>
        </w:rPr>
        <w:instrText xml:space="preserve"> ADDIN ZOTERO_ITEM CSL_CITATION {"citationID":"gXfnfc5i","properties":{"unsorted":false,"formattedCitation":"(Blomberg {\\i{}et al.}, 2003)","plainCitation":"(Blomberg et al., 2003)","noteIndex":0},"citationItems":[{"id":22488,"uris":["http://zotero.org/users/11386985/items/9VT69336"],"itemData":{"id":22488,"type":"article-journal","abstract":"The primary rationale for the use of phylogenetically based statistical methods is that phylogenetic signal, the tendency for related species to resemble each other, is ubiquitous. Whether this assertion is true for a given trait in a given lineage is an empirical question, but general tools for detecting and quantifying phylogenetic signal are inadequately developed. We present new methods for continuous-valued characters that can be implemented with either phylogenetically independent contrasts or generalized least-squares models. First, a simple randomization procedure allows one to test the null hypothesis of no pattern of similarity among relatives. The test demonstrates correct Type I error rate at a nominal α= 0.05 and good power (0.8) for simulated datasets with 20 or more species. Second, we derive a descriptive statistic, K, which allows valid comparisons of the amount of phylogenetic signal across traits and trees. Third, we provide two biologically motivated branch-length transformations, one based on the Ornstein-Uhlenbeck (OU) model of stabilizing selection, the other based on a new model in which character evolution can accelerate or decelerate (ACDC) in rate (e.g., as may occur during or after an adaptive radiation). Maximum likelihood estimation of the OU (d) and ACDC (g) parameters can serve as tests for phylogenetic signal because an estimate of d or g near zero implies that a phylogeny with little hierarchical structure (a star) offers a good fit to the data. Transformations that improve the fit of a tree to comparative data will increase power to detect phylogenetic signal and may also be preferable for further comparative analyses, such as of correlated character evolution. Application of the methods to data from the literature revealed that, for trees with 20 or more species, 92% of traits exhibited significant phylogenetic signal (randomization test), including behavioral and ecological ones that are thought to be relatively evolutionarily malleable (e.g., highly adaptive) and/or subject to relatively strong environmental (nongenetic) effects or high levels of measurement error. Irrespective of sample size, most traits (but not body size, on average) showed less signal than expected given the topology, branch lengths, and a Brownian motion model of evolution (i.e., K was less than one), which may be attributed to adaptation and/or measurement error in the broad sense (including errors in estimates of phenotypes, branch lengths, and topology). Analysis of variance of log K for all 121 traits (from 35 trees) indicated that behavioral traits exhibit lower signal than body size, morphological, life-history, or physiological traits. In addition, physiological traits (corrected for body size) showed less signal than did body size itself. For trees with 20 or more species, the estimated OU (25% of traits) and/or ACDC (40%) transformation parameter differed significantly from both zero and unity, indicating that a hierarchical tree with less (or occasionally more) structure than the original better fit the data and so could be preferred for comparative analyses.","container-title":"Evolution","DOI":"10.1111/j.0014-3820.2003.tb00285.x","ISSN":"1558-5646","issue":"4","language":"en","page":"717-745","source":"Wiley Online Library","title":"Testing for Phylogenetic Signal in Comparative Data: Behavioral Traits Are More Labile","title-short":"Testing for Phylogenetic Signal in Comparative Data","URL":"https://onlinelibrary.wiley.com/doi/abs/10.1111/j.0014-3820.2003.tb00285.x","volume":"57","author":[{"family":"Blomberg","given":"Simon P."},{"family":"Garland JR.","given":"Theodore"},{"family":"Ives","given":"Anthony R."}],"accessed":{"date-parts":[["2026",10,8]]},"issued":{"date-parts":[["2003"]]}}}],"schema":"https://github.com/citation-style-language/schema/raw/master/csl-citation.json"} </w:instrText>
      </w:r>
      <w:r w:rsidR="002649CD" w:rsidRPr="00243240">
        <w:rPr>
          <w:rFonts w:ascii="Times New Roman" w:hAnsi="Times New Roman" w:cs="Times New Roman"/>
          <w:color w:val="000000" w:themeColor="text1"/>
          <w:sz w:val="24"/>
          <w:szCs w:val="24"/>
        </w:rPr>
        <w:fldChar w:fldCharType="separate"/>
      </w:r>
      <w:r w:rsidR="00905B3B" w:rsidRPr="007968A8">
        <w:rPr>
          <w:rFonts w:ascii="Times New Roman" w:hAnsi="Times New Roman" w:cs="Times New Roman"/>
          <w:color w:val="000000"/>
          <w:sz w:val="24"/>
          <w:szCs w:val="24"/>
        </w:rPr>
        <w:t xml:space="preserve">(Blomberg </w:t>
      </w:r>
      <w:r w:rsidR="00905B3B" w:rsidRPr="007968A8">
        <w:rPr>
          <w:rFonts w:ascii="Times New Roman" w:hAnsi="Times New Roman" w:cs="Times New Roman"/>
          <w:i/>
          <w:iCs/>
          <w:color w:val="000000"/>
          <w:sz w:val="24"/>
          <w:szCs w:val="24"/>
        </w:rPr>
        <w:t>et al.</w:t>
      </w:r>
      <w:r w:rsidR="00905B3B" w:rsidRPr="007968A8">
        <w:rPr>
          <w:rFonts w:ascii="Times New Roman" w:hAnsi="Times New Roman" w:cs="Times New Roman"/>
          <w:color w:val="000000"/>
          <w:sz w:val="24"/>
          <w:szCs w:val="24"/>
        </w:rPr>
        <w:t>, 2003)</w:t>
      </w:r>
      <w:r w:rsidR="002649CD" w:rsidRPr="00243240">
        <w:rPr>
          <w:rFonts w:ascii="Times New Roman" w:hAnsi="Times New Roman" w:cs="Times New Roman"/>
          <w:color w:val="000000" w:themeColor="text1"/>
          <w:sz w:val="24"/>
          <w:szCs w:val="24"/>
        </w:rPr>
        <w:fldChar w:fldCharType="end"/>
      </w:r>
      <w:r w:rsidRPr="00864AA6">
        <w:rPr>
          <w:rFonts w:ascii="Times New Roman" w:hAnsi="Times New Roman" w:cs="Times New Roman"/>
          <w:color w:val="000000" w:themeColor="text1"/>
          <w:sz w:val="24"/>
          <w:szCs w:val="24"/>
        </w:rPr>
        <w:t xml:space="preserve"> and Pagel's λ, and a bootstrap 95% confidence interval for λ (B = 500)</w:t>
      </w:r>
      <w:r w:rsidR="00B67757" w:rsidRPr="00864AA6">
        <w:rPr>
          <w:rFonts w:ascii="Times New Roman" w:hAnsi="Times New Roman" w:cs="Times New Roman"/>
          <w:color w:val="000000" w:themeColor="text1"/>
          <w:sz w:val="24"/>
          <w:szCs w:val="24"/>
        </w:rPr>
        <w:t xml:space="preserve"> </w:t>
      </w:r>
      <w:r w:rsidR="00B67757" w:rsidRPr="00243240">
        <w:rPr>
          <w:rFonts w:ascii="Times New Roman" w:hAnsi="Times New Roman" w:cs="Times New Roman"/>
          <w:color w:val="000000" w:themeColor="text1"/>
          <w:sz w:val="24"/>
          <w:szCs w:val="24"/>
        </w:rPr>
        <w:fldChar w:fldCharType="begin"/>
      </w:r>
      <w:r w:rsidR="00B67757" w:rsidRPr="00864AA6">
        <w:rPr>
          <w:rFonts w:ascii="Times New Roman" w:hAnsi="Times New Roman" w:cs="Times New Roman"/>
          <w:color w:val="000000" w:themeColor="text1"/>
          <w:sz w:val="24"/>
          <w:szCs w:val="24"/>
        </w:rPr>
        <w:instrText xml:space="preserve"> ADDIN ZOTERO_ITEM CSL_CITATION {"citationID":"5ZYJIWkz","properties":{"unsorted":false,"formattedCitation":"(Pagel, 1999)","plainCitation":"(Pagel, 1999)","noteIndex":0},"citationItems":[{"id":22491,"uris":["http://zotero.org/users/11386985/items/MZF7ZMWL"],"itemData":{"id":22491,"type":"article-journal","abstract":"Phylogenetic trees describe the pattern of descent amongst a group of species. With the rapid accumulation of DNA sequence data, more and more phylogenies are being constructed based upon sequence comparisons. The combination of these phylogenies with powerful new statistical approaches for the analysis of biological evolution is challenging widely held beliefs about the history and evolution of life on Earth.","container-title":"Nature","DOI":"10.1038/44766","ISSN":"1476-4687","issue":"6756","language":"en","license":"1999 Macmillan Magazines Ltd.","page":"877-884","publisher":"Nature Publishing Group","source":"www.nature.com","title":"Inferring the historical patterns of biological evolution","URL":"https://www.nature.com/articles/44766","volume":"401","author":[{"family":"Pagel","given":"Mark"}],"accessed":{"date-parts":[["2026",10,8]]},"issued":{"date-parts":[["1999",10]]}}}],"schema":"https://github.com/citation-style-language/schema/raw/master/csl-citation.json"} </w:instrText>
      </w:r>
      <w:r w:rsidR="00B67757" w:rsidRPr="00243240">
        <w:rPr>
          <w:rFonts w:ascii="Times New Roman" w:hAnsi="Times New Roman" w:cs="Times New Roman"/>
          <w:color w:val="000000" w:themeColor="text1"/>
          <w:sz w:val="24"/>
          <w:szCs w:val="24"/>
        </w:rPr>
        <w:fldChar w:fldCharType="separate"/>
      </w:r>
      <w:r w:rsidR="00905B3B">
        <w:rPr>
          <w:rFonts w:ascii="Times New Roman" w:hAnsi="Times New Roman" w:cs="Times New Roman"/>
          <w:noProof/>
          <w:color w:val="000000" w:themeColor="text1"/>
          <w:sz w:val="24"/>
          <w:szCs w:val="24"/>
        </w:rPr>
        <w:t>(Pagel, 1999)</w:t>
      </w:r>
      <w:r w:rsidR="00B67757" w:rsidRPr="00243240">
        <w:rPr>
          <w:rFonts w:ascii="Times New Roman" w:hAnsi="Times New Roman" w:cs="Times New Roman"/>
          <w:color w:val="000000" w:themeColor="text1"/>
          <w:sz w:val="24"/>
          <w:szCs w:val="24"/>
        </w:rPr>
        <w:fldChar w:fldCharType="end"/>
      </w:r>
      <w:r w:rsidRPr="00864AA6">
        <w:rPr>
          <w:rFonts w:ascii="Times New Roman" w:hAnsi="Times New Roman" w:cs="Times New Roman"/>
          <w:color w:val="000000" w:themeColor="text1"/>
          <w:sz w:val="24"/>
          <w:szCs w:val="24"/>
        </w:rPr>
        <w:t>. Phylosymbiosis</w:t>
      </w:r>
      <w:r w:rsidR="00C44C3C" w:rsidRPr="00864AA6">
        <w:rPr>
          <w:rFonts w:ascii="Times New Roman" w:hAnsi="Times New Roman" w:cs="Times New Roman"/>
          <w:color w:val="000000" w:themeColor="text1"/>
          <w:sz w:val="24"/>
          <w:szCs w:val="24"/>
        </w:rPr>
        <w:t xml:space="preserve"> </w:t>
      </w:r>
      <w:r w:rsidR="00C44C3C" w:rsidRPr="00243240">
        <w:rPr>
          <w:rFonts w:ascii="Times New Roman" w:hAnsi="Times New Roman" w:cs="Times New Roman"/>
          <w:color w:val="000000" w:themeColor="text1"/>
          <w:sz w:val="24"/>
          <w:szCs w:val="24"/>
        </w:rPr>
        <w:fldChar w:fldCharType="begin"/>
      </w:r>
      <w:r w:rsidR="00C44C3C" w:rsidRPr="00864AA6">
        <w:rPr>
          <w:rFonts w:ascii="Times New Roman" w:hAnsi="Times New Roman" w:cs="Times New Roman"/>
          <w:color w:val="000000" w:themeColor="text1"/>
          <w:sz w:val="24"/>
          <w:szCs w:val="24"/>
        </w:rPr>
        <w:instrText xml:space="preserve"> ADDIN ZOTERO_ITEM CSL_CITATION {"citationID":"dMf9e08h","properties":{"unsorted":false,"formattedCitation":"(Brooks {\\i{}et al.}, 2016)","plainCitation":"(Brooks et al., 2016)","noteIndex":0},"citationItems":[{"id":22493,"uris":["http://zotero.org/users/11386985/items/WAWXI5MZ"],"itemData":{"id":22493,"type":"article-journal","abstract":"Phylosymbiosis was recently proposed to describe the eco-evolutionary pattern, whereby the ecological relatedness of host-associated microbial communities parallels the phylogeny of related host species. Here, we test the prevalence of phylosymbiosis and its functional significance under highly controlled conditions by characterizing the microbiota of 24 animal species from four different groups (Peromyscus deer mice, Drosophila flies, mosquitoes, and Nasonia wasps), and we reevaluate the phylosymbiotic relationships of seven species of wild hominids. We demonstrate three key findings. First, intraspecific microbiota variation is consistently less than interspecific microbiota variation, and microbiota-based models predict host species origin with high accuracy across the dataset. Interestingly, the age of host clade divergence positively associates with the degree of microbial community distinguishability between species within the host clades, spanning recent host speciation events (~1 million y ago) to more distantly related host genera (~108 million y ago). Second, topological congruence analyses of each group's complete phylogeny and microbiota dendrogram reveal significant degrees of phylosymbiosis, irrespective of host clade age or taxonomy. Third, consistent with selection on host–microbiota interactions driving phylosymbiosis, there are survival and performance reductions when interspecific microbiota transplants are conducted between closely related and divergent host species pairs. Overall, these findings indicate that the composition and functional effects of an animal's microbial community can be closely allied with host evolution, even across wide-ranging timescales and diverse animal systems reared under controlled conditions.","container-title":"PLOS Biology","DOI":"10.1371/journal.pbio.2000225","ISSN":"1545-7885","issue":"11","journalAbbreviation":"PLOS Biology","language":"en","page":"e2000225","publisher":"Public Library of Science","source":"PLoS Journals","title":"Phylosymbiosis: Relationships and Functional Effects of Microbial Communities across Host Evolutionary History","title-short":"Phylosymbiosis","URL":"https://journals.plos.org/plosbiology/article?id=10.1371/journal.pbio.2000225","volume":"14","author":[{"family":"Brooks","given":"Andrew W."},{"family":"Kohl","given":"Kevin D."},{"family":"Brucker","given":"Robert M."},{"family":"Opstal","given":"Edward J.","dropping-particle":"van"},{"family":"Bordenstein","given":"Seth R."}],"accessed":{"date-parts":[["2026",10,8]]},"issued":{"date-parts":[["2016",11,18]]}}}],"schema":"https://github.com/citation-style-language/schema/raw/master/csl-citation.json"} </w:instrText>
      </w:r>
      <w:r w:rsidR="00C44C3C" w:rsidRPr="00243240">
        <w:rPr>
          <w:rFonts w:ascii="Times New Roman" w:hAnsi="Times New Roman" w:cs="Times New Roman"/>
          <w:color w:val="000000" w:themeColor="text1"/>
          <w:sz w:val="24"/>
          <w:szCs w:val="24"/>
        </w:rPr>
        <w:fldChar w:fldCharType="separate"/>
      </w:r>
      <w:r w:rsidR="00905B3B" w:rsidRPr="007968A8">
        <w:rPr>
          <w:rFonts w:ascii="Times New Roman" w:hAnsi="Times New Roman" w:cs="Times New Roman"/>
          <w:color w:val="000000"/>
          <w:sz w:val="24"/>
          <w:szCs w:val="24"/>
        </w:rPr>
        <w:t xml:space="preserve">(Brooks </w:t>
      </w:r>
      <w:r w:rsidR="00905B3B" w:rsidRPr="007968A8">
        <w:rPr>
          <w:rFonts w:ascii="Times New Roman" w:hAnsi="Times New Roman" w:cs="Times New Roman"/>
          <w:i/>
          <w:iCs/>
          <w:color w:val="000000"/>
          <w:sz w:val="24"/>
          <w:szCs w:val="24"/>
        </w:rPr>
        <w:t>et al.</w:t>
      </w:r>
      <w:r w:rsidR="00905B3B" w:rsidRPr="007968A8">
        <w:rPr>
          <w:rFonts w:ascii="Times New Roman" w:hAnsi="Times New Roman" w:cs="Times New Roman"/>
          <w:color w:val="000000"/>
          <w:sz w:val="24"/>
          <w:szCs w:val="24"/>
        </w:rPr>
        <w:t>, 2016)</w:t>
      </w:r>
      <w:r w:rsidR="00C44C3C" w:rsidRPr="00243240">
        <w:rPr>
          <w:rFonts w:ascii="Times New Roman" w:hAnsi="Times New Roman" w:cs="Times New Roman"/>
          <w:color w:val="000000" w:themeColor="text1"/>
          <w:sz w:val="24"/>
          <w:szCs w:val="24"/>
        </w:rPr>
        <w:fldChar w:fldCharType="end"/>
      </w:r>
      <w:r w:rsidR="00C44C3C" w:rsidRPr="00864AA6">
        <w:rPr>
          <w:rFonts w:ascii="Times New Roman" w:hAnsi="Times New Roman" w:cs="Times New Roman"/>
          <w:color w:val="000000" w:themeColor="text1"/>
          <w:sz w:val="24"/>
          <w:szCs w:val="24"/>
        </w:rPr>
        <w:t xml:space="preserve"> </w:t>
      </w:r>
      <w:r w:rsidRPr="00864AA6">
        <w:rPr>
          <w:rFonts w:ascii="Times New Roman" w:hAnsi="Times New Roman" w:cs="Times New Roman"/>
          <w:color w:val="000000" w:themeColor="text1"/>
          <w:sz w:val="24"/>
          <w:szCs w:val="24"/>
        </w:rPr>
        <w:t>was tested within each developmental stage by relating the mean Bray–Curtis dissimilarity between host species to their divergence time. We used Mantel tests</w:t>
      </w:r>
      <w:r w:rsidR="00C44C3C" w:rsidRPr="00864AA6">
        <w:rPr>
          <w:rFonts w:ascii="Times New Roman" w:hAnsi="Times New Roman" w:cs="Times New Roman"/>
          <w:color w:val="000000" w:themeColor="text1"/>
          <w:sz w:val="24"/>
          <w:szCs w:val="24"/>
        </w:rPr>
        <w:t xml:space="preserve"> </w:t>
      </w:r>
      <w:r w:rsidR="00C44C3C" w:rsidRPr="00243240">
        <w:rPr>
          <w:rFonts w:ascii="Times New Roman" w:hAnsi="Times New Roman" w:cs="Times New Roman"/>
          <w:color w:val="000000" w:themeColor="text1"/>
          <w:sz w:val="24"/>
          <w:szCs w:val="24"/>
        </w:rPr>
        <w:fldChar w:fldCharType="begin"/>
      </w:r>
      <w:r w:rsidR="00C44C3C" w:rsidRPr="00864AA6">
        <w:rPr>
          <w:rFonts w:ascii="Times New Roman" w:hAnsi="Times New Roman" w:cs="Times New Roman"/>
          <w:color w:val="000000" w:themeColor="text1"/>
          <w:sz w:val="24"/>
          <w:szCs w:val="24"/>
        </w:rPr>
        <w:instrText xml:space="preserve"> ADDIN ZOTERO_ITEM CSL_CITATION {"citationID":"RgWnhhsX","properties":{"unsorted":false,"formattedCitation":"(Mantel, 1967)","plainCitation":"(Mantel, 1967)","noteIndex":0},"citationItems":[{"id":22499,"uris":["http://zotero.org/users/11386985/items/T228NQI3"],"itemData":{"id":22499,"type":"article-journal","container-title":"Cancer research","ISSN":"1538-7445","issue":"2_Part_1","journalAbbreviation":"Cancer Res","language":"eng","page":"209-220","PMID":"6018555","source":"Europe PMC","title":"The detection of disease clustering and a generalized regression approach","volume":"27","author":[{"family":"Mantel","given":"N"}],"issued":{"date-parts":[["1967",2,1]]}}}],"schema":"https://github.com/citation-style-language/schema/raw/master/csl-citation.json"} </w:instrText>
      </w:r>
      <w:r w:rsidR="00C44C3C" w:rsidRPr="00243240">
        <w:rPr>
          <w:rFonts w:ascii="Times New Roman" w:hAnsi="Times New Roman" w:cs="Times New Roman"/>
          <w:color w:val="000000" w:themeColor="text1"/>
          <w:sz w:val="24"/>
          <w:szCs w:val="24"/>
        </w:rPr>
        <w:fldChar w:fldCharType="separate"/>
      </w:r>
      <w:r w:rsidR="00905B3B">
        <w:rPr>
          <w:rFonts w:ascii="Times New Roman" w:hAnsi="Times New Roman" w:cs="Times New Roman"/>
          <w:noProof/>
          <w:color w:val="000000" w:themeColor="text1"/>
          <w:sz w:val="24"/>
          <w:szCs w:val="24"/>
        </w:rPr>
        <w:t>(Mantel, 1967)</w:t>
      </w:r>
      <w:r w:rsidR="00C44C3C" w:rsidRPr="00243240">
        <w:rPr>
          <w:rFonts w:ascii="Times New Roman" w:hAnsi="Times New Roman" w:cs="Times New Roman"/>
          <w:color w:val="000000" w:themeColor="text1"/>
          <w:sz w:val="24"/>
          <w:szCs w:val="24"/>
        </w:rPr>
        <w:fldChar w:fldCharType="end"/>
      </w:r>
      <w:r w:rsidRPr="00864AA6">
        <w:rPr>
          <w:rFonts w:ascii="Times New Roman" w:hAnsi="Times New Roman" w:cs="Times New Roman"/>
          <w:color w:val="000000" w:themeColor="text1"/>
          <w:sz w:val="24"/>
          <w:szCs w:val="24"/>
        </w:rPr>
        <w:t xml:space="preserve"> and multiple regression on distance matrices (999 permutations), with and without the proportion of between-study sample pairs as a covariate.</w:t>
      </w:r>
    </w:p>
    <w:p w:rsidR="00BA08A4" w:rsidRPr="00864AA6" w:rsidRDefault="00BA08A4" w:rsidP="00AB0F6E">
      <w:pPr>
        <w:spacing w:line="276" w:lineRule="auto"/>
        <w:jc w:val="both"/>
        <w:rPr>
          <w:rFonts w:ascii="Times New Roman" w:hAnsi="Times New Roman" w:cs="Times New Roman"/>
          <w:color w:val="000000" w:themeColor="text1"/>
          <w:sz w:val="24"/>
          <w:szCs w:val="24"/>
        </w:rPr>
      </w:pPr>
    </w:p>
    <w:p w:rsidR="00825CA5" w:rsidRPr="00864AA6" w:rsidRDefault="00C44C3C" w:rsidP="00AB0F6E">
      <w:pPr>
        <w:spacing w:line="276" w:lineRule="auto"/>
        <w:jc w:val="both"/>
        <w:rPr>
          <w:rFonts w:ascii="Times New Roman" w:hAnsi="Times New Roman" w:cs="Times New Roman"/>
          <w:color w:val="000000" w:themeColor="text1"/>
          <w:sz w:val="24"/>
          <w:szCs w:val="24"/>
        </w:rPr>
      </w:pPr>
      <w:r w:rsidRPr="00864AA6">
        <w:rPr>
          <w:rFonts w:ascii="Times New Roman" w:hAnsi="Times New Roman" w:cs="Times New Roman"/>
          <w:color w:val="000000" w:themeColor="text1"/>
          <w:sz w:val="24"/>
          <w:szCs w:val="24"/>
        </w:rPr>
        <w:t xml:space="preserve">Genera were classified as seed specialists, seedling specialists, or stage generalists with the multinomial species classification method (CLAM; </w:t>
      </w:r>
      <w:r w:rsidR="002F6E6A" w:rsidRPr="00243240">
        <w:rPr>
          <w:rFonts w:ascii="Times New Roman" w:hAnsi="Times New Roman" w:cs="Times New Roman"/>
          <w:color w:val="000000" w:themeColor="text1"/>
          <w:sz w:val="24"/>
          <w:szCs w:val="24"/>
        </w:rPr>
        <w:fldChar w:fldCharType="begin"/>
      </w:r>
      <w:r w:rsidR="002F6E6A" w:rsidRPr="00864AA6">
        <w:rPr>
          <w:rFonts w:ascii="Times New Roman" w:hAnsi="Times New Roman" w:cs="Times New Roman"/>
          <w:color w:val="000000" w:themeColor="text1"/>
          <w:sz w:val="24"/>
          <w:szCs w:val="24"/>
        </w:rPr>
        <w:instrText xml:space="preserve"> ADDIN ZOTERO_ITEM CSL_CITATION {"citationID":"3WyWPiKH","properties":{"unsorted":false,"formattedCitation":"(Chazdon {\\i{}et al.}, 2011)","plainCitation":"(Chazdon et al., 2011)","noteIndex":0},"citationItems":[{"id":22502,"uris":["http://zotero.org/users/11386985/items/EJPDC84C"],"itemData":{"id":22502,"type":"article-journal","abstract":"We develop a novel statistical approach for classifying generalists and specialists in two distinct habitats. Using a multinomial model based on estimated species relative abundance in two habitats, our method minimizes bias due to differences in sampling intensities between two habitat types as well as bias due to insufficient sampling within each habitat. The method permits a robust statistical classification of habitat specialists and generalists, without excluding rare species a priori. Based on a user-defined specialization threshold, the model classifies species into one of four groups: (1) generalist; (2) habitat A specialist; (3) habitat B specialist; and (4) too rare to classify with confidence. We illustrate our multinomial classification method using two contrasting data sets: (1) bird abundance in woodland and heath habitats in southeastern Australia and (2) tree abundance in second-growth (SG) and old-growth (OG) rain forests in the Caribbean lowlands of northeastern Costa Rica. We evaluate the multinomial model in detail for the tree data set. Our results for birds were highly concordant with a previous nonstatistical classification, but our method classified a higher fraction (57.7%) of bird species with statistical confidence. Based on a conservative specialization threshold and adjustment for multiple comparisons, 64.4% of tree species in the full sample were too rare to classify with confidence. Among the species classified, OG specialists constituted the largest class (40.6%), followed by generalist tree species (36.7%) and SG specialists (22.7%). The multinomial model was more sensitive than indicator value analysis or abundance-based phi coefficient indices in detecting habitat specialists and also detects generalists statistically. Classification of specialists and generalists based on rarefied subsamples was highly consistent with classification based on the full sample, even for sampling percentages as low as 20%. Major advantages of the new method are (1) its ability to distinguish habitat generalists (species with no significant habitat affinity) from species that are simply too rare to classify and (2) applicability to a single representative sample or a single pooled set of representative samples from each of two habitat types. The method as currently developed can be applied to no more than two habitats at a time.","container-title":"Ecology","DOI":"10.1890/10-1345.1","ISSN":"1939-9170","issue":"6","language":"en","page":"1332-1343","source":"Wiley Online Library","title":"A novel statistical method for classifying habitat generalists and specialists","URL":"https://onlinelibrary.wiley.com/doi/abs/10.1890/10-1345.1","volume":"92","author":[{"family":"Chazdon","given":"Robin L."},{"family":"Chao","given":"Anne"},{"family":"Colwell","given":"Robert K."},{"family":"Lin","given":"Shang-Yi"},{"family":"Norden","given":"Natalia"},{"family":"Letcher","given":"Susan G."},{"family":"Clark","given":"David B."},{"family":"Finegan","given":"Bryan"},{"family":"Arroyo","given":"J. Pablo"}],"accessed":{"date-parts":[["2026",10,8]]},"issued":{"date-parts":[["2011"]]}}}],"schema":"https://github.com/citation-style-language/schema/raw/master/csl-citation.json"} </w:instrText>
      </w:r>
      <w:r w:rsidR="002F6E6A" w:rsidRPr="00243240">
        <w:rPr>
          <w:rFonts w:ascii="Times New Roman" w:hAnsi="Times New Roman" w:cs="Times New Roman"/>
          <w:color w:val="000000" w:themeColor="text1"/>
          <w:sz w:val="24"/>
          <w:szCs w:val="24"/>
        </w:rPr>
        <w:fldChar w:fldCharType="separate"/>
      </w:r>
      <w:r w:rsidR="00905B3B" w:rsidRPr="007968A8">
        <w:rPr>
          <w:rFonts w:ascii="Times New Roman" w:hAnsi="Times New Roman" w:cs="Times New Roman"/>
          <w:color w:val="000000"/>
          <w:sz w:val="24"/>
          <w:szCs w:val="24"/>
        </w:rPr>
        <w:t xml:space="preserve">(Chazdon </w:t>
      </w:r>
      <w:r w:rsidR="00905B3B" w:rsidRPr="007968A8">
        <w:rPr>
          <w:rFonts w:ascii="Times New Roman" w:hAnsi="Times New Roman" w:cs="Times New Roman"/>
          <w:i/>
          <w:iCs/>
          <w:color w:val="000000"/>
          <w:sz w:val="24"/>
          <w:szCs w:val="24"/>
        </w:rPr>
        <w:t>et al.</w:t>
      </w:r>
      <w:r w:rsidR="00905B3B" w:rsidRPr="007968A8">
        <w:rPr>
          <w:rFonts w:ascii="Times New Roman" w:hAnsi="Times New Roman" w:cs="Times New Roman"/>
          <w:color w:val="000000"/>
          <w:sz w:val="24"/>
          <w:szCs w:val="24"/>
        </w:rPr>
        <w:t>, 2011)</w:t>
      </w:r>
      <w:r w:rsidR="002F6E6A" w:rsidRPr="00243240">
        <w:rPr>
          <w:rFonts w:ascii="Times New Roman" w:hAnsi="Times New Roman" w:cs="Times New Roman"/>
          <w:color w:val="000000" w:themeColor="text1"/>
          <w:sz w:val="24"/>
          <w:szCs w:val="24"/>
        </w:rPr>
        <w:fldChar w:fldCharType="end"/>
      </w:r>
      <w:r w:rsidRPr="00864AA6">
        <w:rPr>
          <w:rFonts w:ascii="Times New Roman" w:hAnsi="Times New Roman" w:cs="Times New Roman"/>
          <w:color w:val="000000" w:themeColor="text1"/>
          <w:sz w:val="24"/>
          <w:szCs w:val="24"/>
        </w:rPr>
        <w:t xml:space="preserve">; specialisation threshold </w:t>
      </w:r>
      <w:r w:rsidRPr="00864AA6">
        <w:rPr>
          <w:rFonts w:ascii="Times New Roman" w:hAnsi="Times New Roman" w:cs="Times New Roman"/>
          <w:color w:val="000000" w:themeColor="text1"/>
          <w:sz w:val="24"/>
          <w:szCs w:val="24"/>
        </w:rPr>
        <w:lastRenderedPageBreak/>
        <w:t>2/3, α = 0.005), using the five studies</w:t>
      </w:r>
      <w:r w:rsidR="00905B3B">
        <w:rPr>
          <w:rFonts w:ascii="Times New Roman" w:hAnsi="Times New Roman" w:cs="Times New Roman"/>
          <w:sz w:val="24"/>
          <w:szCs w:val="24"/>
        </w:rPr>
        <w:t xml:space="preserve">(Chazdon </w:t>
      </w:r>
      <w:r w:rsidR="00905B3B">
        <w:rPr>
          <w:rFonts w:ascii="Times New Roman" w:hAnsi="Times New Roman" w:cs="Times New Roman"/>
          <w:i/>
          <w:iCs/>
          <w:sz w:val="24"/>
          <w:szCs w:val="24"/>
        </w:rPr>
        <w:t>et al.</w:t>
      </w:r>
      <w:r w:rsidR="00905B3B">
        <w:rPr>
          <w:rFonts w:ascii="Times New Roman" w:hAnsi="Times New Roman" w:cs="Times New Roman"/>
          <w:sz w:val="24"/>
          <w:szCs w:val="24"/>
        </w:rPr>
        <w:t>, 2011)</w:t>
      </w:r>
      <w:r w:rsidR="003566A7" w:rsidRPr="00243240">
        <w:rPr>
          <w:rFonts w:ascii="Times New Roman" w:hAnsi="Times New Roman" w:cs="Times New Roman"/>
          <w:color w:val="000000" w:themeColor="text1"/>
          <w:sz w:val="24"/>
          <w:szCs w:val="24"/>
        </w:rPr>
        <w:fldChar w:fldCharType="begin"/>
      </w:r>
      <w:r w:rsidR="00911132" w:rsidRPr="00864AA6">
        <w:rPr>
          <w:rFonts w:ascii="Times New Roman" w:hAnsi="Times New Roman" w:cs="Times New Roman"/>
          <w:color w:val="000000" w:themeColor="text1"/>
          <w:sz w:val="24"/>
          <w:szCs w:val="24"/>
        </w:rPr>
        <w:instrText xml:space="preserve"> ADDIN ZOTERO_ITEM CSL_CITATION {"citationID":"iX2CoCaq","properties":{"unsorted":false,"formattedCitation":"(Chazdon {\\i{}et al.}, 2011)","plainCitation":"","noteIndex":0},"citationItems":[{"id":22502,"uris":["http://zotero.org/users/11386985/items/EJPDC84C"],"itemData":{"id":22502,"type":"article-journal","abstract":"We develop a novel statistical approach for classifying generalists and specialists in two distinct habitats. Using a multinomial model based on estimated species relative abundance in two habitats, our method minimizes bias due to differences in sampling intensities between two habitat types as well as bias due to insufficient sampling within each habitat. The method permits a robust statistical classification of habitat specialists and generalists, without excluding rare species a priori. Based on a user-defined specialization threshold, the model classifies species into one of four groups: (1) generalist; (2) habitat A specialist; (3) habitat B specialist; and (4) too rare to classify with confidence. We illustrate our multinomial classification method using two contrasting data sets: (1) bird abundance in woodland and heath habitats in southeastern Australia and (2) tree abundance in second-growth (SG) and old-growth (OG) rain forests in the Caribbean lowlands of northeastern Costa Rica. We evaluate the multinomial model in detail for the tree data set. Our results for birds were highly concordant with a previous nonstatistical classification, but our method classified a higher fraction (57.7%) of bird species with statistical confidence. Based on a conservative specialization threshold and adjustment for multiple comparisons, 64.4% of tree species in the full sample were too rare to classify with confidence. Among the species classified, OG specialists constituted the largest class (40.6%), followed by generalist tree species (36.7%) and SG specialists (22.7%). The multinomial model was more sensitive than indicator value analysis or abundance-based phi coefficient indices in detecting habitat specialists and also detects generalists statistically. Classification of specialists and generalists based on rarefied subsamples was highly consistent with classification based on the full sample, even for sampling percentages as low as 20%. Major advantages of the new method are (1) its ability to distinguish habitat generalists (species with no significant habitat affinity) from species that are simply too rare to classify and (2) applicability to a single representative sample or a single pooled set of representative samples from each of two habitat types. The method as currently developed can be applied to no more than two habitats at a time.","container-title":"Ecology","DOI":"10.1890/10-1345.1","ISSN":"1939-9170","issue":"6","language":"en","page":"1332-1343","source":"Wiley Online Library","title":"A novel statistical method for classifying habitat generalists and specialists","URL":"https://onlinelibrary.wiley.com/doi/abs/10.1890/10-1345.1","volume":"92","author":[{"family":"Chazdon","given":"Robin L."},{"family":"Chao","given":"Anne"},{"family":"Colwell","given":"Robert K."},{"family":"Lin","given":"Shang-Yi"},{"family":"Norden","given":"Natalia"},{"family":"Letcher","given":"Susan G."},{"family":"Clark","given":"David B."},{"family":"Finegan","given":"Bryan"},{"family":"Arroyo","given":"J. Pablo"}],"accessed":{"date-parts":[["2026",10,8]]},"issued":{"date-parts":[["2011"]]}}}],"schema":"https://github.com/citation-style-language/schema/raw/master/csl-citation.json"} </w:instrText>
      </w:r>
      <w:r w:rsidR="00000000">
        <w:rPr>
          <w:rFonts w:ascii="Times New Roman" w:hAnsi="Times New Roman" w:cs="Times New Roman"/>
          <w:color w:val="000000" w:themeColor="text1"/>
          <w:sz w:val="24"/>
          <w:szCs w:val="24"/>
        </w:rPr>
        <w:fldChar w:fldCharType="separate"/>
      </w:r>
      <w:r w:rsidR="003566A7" w:rsidRPr="00243240">
        <w:rPr>
          <w:rFonts w:ascii="Times New Roman" w:hAnsi="Times New Roman" w:cs="Times New Roman"/>
          <w:color w:val="000000" w:themeColor="text1"/>
          <w:sz w:val="24"/>
          <w:szCs w:val="24"/>
        </w:rPr>
        <w:fldChar w:fldCharType="end"/>
      </w:r>
      <w:r w:rsidRPr="00864AA6">
        <w:rPr>
          <w:rFonts w:ascii="Times New Roman" w:hAnsi="Times New Roman" w:cs="Times New Roman"/>
          <w:color w:val="000000" w:themeColor="text1"/>
          <w:sz w:val="24"/>
          <w:szCs w:val="24"/>
        </w:rPr>
        <w:t xml:space="preserve"> that sampled both </w:t>
      </w:r>
      <w:r w:rsidR="003566A7" w:rsidRPr="00864AA6">
        <w:rPr>
          <w:rFonts w:ascii="Times New Roman" w:hAnsi="Times New Roman" w:cs="Times New Roman"/>
          <w:color w:val="000000" w:themeColor="text1"/>
          <w:sz w:val="24"/>
          <w:szCs w:val="24"/>
        </w:rPr>
        <w:t xml:space="preserve">developmental </w:t>
      </w:r>
      <w:r w:rsidRPr="00864AA6">
        <w:rPr>
          <w:rFonts w:ascii="Times New Roman" w:hAnsi="Times New Roman" w:cs="Times New Roman"/>
          <w:color w:val="000000" w:themeColor="text1"/>
          <w:sz w:val="24"/>
          <w:szCs w:val="24"/>
        </w:rPr>
        <w:t>stages.</w:t>
      </w:r>
      <w:r w:rsidR="00096603" w:rsidRPr="00864AA6">
        <w:rPr>
          <w:rFonts w:ascii="Times New Roman" w:hAnsi="Times New Roman" w:cs="Times New Roman"/>
          <w:color w:val="000000" w:themeColor="text1"/>
          <w:sz w:val="24"/>
          <w:szCs w:val="24"/>
        </w:rPr>
        <w:t xml:space="preserve"> </w:t>
      </w:r>
      <w:r w:rsidRPr="00864AA6">
        <w:rPr>
          <w:rFonts w:ascii="Times New Roman" w:hAnsi="Times New Roman" w:cs="Times New Roman"/>
          <w:color w:val="000000" w:themeColor="text1"/>
          <w:sz w:val="24"/>
          <w:szCs w:val="24"/>
        </w:rPr>
        <w:t>Host generalists and specialists were then identified among ASVs and genera from the host species presence/absence matrix, in two steps.</w:t>
      </w:r>
      <w:r w:rsidR="000C10EE" w:rsidRPr="00864AA6">
        <w:rPr>
          <w:rFonts w:ascii="Times New Roman" w:hAnsi="Times New Roman" w:cs="Times New Roman"/>
          <w:color w:val="000000" w:themeColor="text1"/>
          <w:sz w:val="24"/>
          <w:szCs w:val="24"/>
        </w:rPr>
        <w:t xml:space="preserve"> First,</w:t>
      </w:r>
      <w:r w:rsidR="003566A7" w:rsidRPr="00864AA6">
        <w:rPr>
          <w:rFonts w:ascii="Times New Roman" w:hAnsi="Times New Roman" w:cs="Times New Roman"/>
          <w:color w:val="000000" w:themeColor="text1"/>
          <w:sz w:val="24"/>
          <w:szCs w:val="24"/>
        </w:rPr>
        <w:t xml:space="preserve"> a breadth threshold was derived from a null model in which each host species received a random draw of taxa equal to its observed richness (1,000 iterations). The threshold </w:t>
      </w:r>
      <w:r w:rsidR="00E5234A" w:rsidRPr="00864AA6">
        <w:rPr>
          <w:rFonts w:ascii="Times New Roman" w:hAnsi="Times New Roman" w:cs="Times New Roman"/>
          <w:color w:val="000000" w:themeColor="text1"/>
          <w:sz w:val="24"/>
          <w:szCs w:val="24"/>
        </w:rPr>
        <w:t xml:space="preserve">was </w:t>
      </w:r>
      <w:r w:rsidR="003566A7" w:rsidRPr="00864AA6">
        <w:rPr>
          <w:rFonts w:ascii="Times New Roman" w:hAnsi="Times New Roman" w:cs="Times New Roman"/>
          <w:color w:val="000000" w:themeColor="text1"/>
          <w:sz w:val="24"/>
          <w:szCs w:val="24"/>
        </w:rPr>
        <w:t>the smallest number of host species, above the expected breadth, at which more taxa were observed than the null mean (six host species for ASVs and seven for genera). Second</w:t>
      </w:r>
      <w:r w:rsidR="00CD66A4" w:rsidRPr="00864AA6">
        <w:rPr>
          <w:rFonts w:ascii="Times New Roman" w:hAnsi="Times New Roman" w:cs="Times New Roman"/>
          <w:color w:val="000000" w:themeColor="text1"/>
          <w:sz w:val="24"/>
          <w:szCs w:val="24"/>
        </w:rPr>
        <w:t>ly</w:t>
      </w:r>
      <w:r w:rsidR="003566A7" w:rsidRPr="00864AA6">
        <w:rPr>
          <w:rFonts w:ascii="Times New Roman" w:hAnsi="Times New Roman" w:cs="Times New Roman"/>
          <w:color w:val="000000" w:themeColor="text1"/>
          <w:sz w:val="24"/>
          <w:szCs w:val="24"/>
        </w:rPr>
        <w:t xml:space="preserve">, taxa meeting the threshold were tested for phylogenetic clustering of their hosts, by comparing the mean pairwise phylogenetic distance </w:t>
      </w:r>
      <w:r w:rsidR="00825CA5" w:rsidRPr="00243240">
        <w:rPr>
          <w:rFonts w:ascii="Times New Roman" w:hAnsi="Times New Roman" w:cs="Times New Roman"/>
          <w:color w:val="000000" w:themeColor="text1"/>
          <w:sz w:val="24"/>
          <w:szCs w:val="24"/>
        </w:rPr>
        <w:fldChar w:fldCharType="begin"/>
      </w:r>
      <w:r w:rsidR="00825CA5" w:rsidRPr="00864AA6">
        <w:rPr>
          <w:rFonts w:ascii="Times New Roman" w:hAnsi="Times New Roman" w:cs="Times New Roman"/>
          <w:color w:val="000000" w:themeColor="text1"/>
          <w:sz w:val="24"/>
          <w:szCs w:val="24"/>
        </w:rPr>
        <w:instrText xml:space="preserve"> ADDIN ZOTERO_ITEM CSL_CITATION {"citationID":"juWwaoIc","properties":{"unsorted":false,"formattedCitation":"(Webb {\\i{}et al.}, 2002)","plainCitation":"(Webb et al., 2002)","noteIndex":0},"citationItems":[{"id":22505,"uris":["http://zotero.org/users/11386985/items/IADXUR82"],"itemData":{"id":22505,"type":"article-journal","abstract":"As better phylogenetic hypotheses become available for many groups of organisms, studies in community ecology can be informed by knowledge of the evolutionary relationships among coexisting species. We note three primary approaches to integrating phylogenetic information into studies of community organization: 1. examining the phylogenetic structure of community assemblages, 2. exploring the phylogenetic basis of community niche structure, and 3. adding a community context to studies of trait evolution and biogeography. We recognize a common pattern of phylogenetic conservatism in ecological character and highlight the challenges of using phylogenies of partial lineages. We also review phylogenetic approaches to three emergent properties of communities: species diversity, relative abundance distributions, and range sizes. Methodological advances in phylogenetic supertree construction, character reconstruction, null models for community assembly and character evolution, and metrics of community phylogenetic structure underlie the recent progress in these areas. We highlight the potential for community ecologists to benefit from phylogenetic knowledge and suggest several avenues for future research.","container-title":"Annual Review of Ecology, Evolution, and Systematics","DOI":"10.1146/annurev.ecolsys.33.010802.150448","ISSN":"1545-2069","page":"475-505","publisher":"Annual Reviews","source":"Annual Reviews","title":"Phylogenies and Community Ecology","URL":"https://www.annualreviews.org/content/journals/10.1146/annurev.ecolsys.33.010802.150448","volume":"33","author":[{"family":"Webb","given":"Campbell O."},{"family":"Ackerly","given":"David D."},{"family":"McPeek","given":"Mark A."},{"family":"Donoghue","given":"Michael J."}],"accessed":{"date-parts":[["2026",10,8]]},"issued":{"date-parts":[["2002"]]}}}],"schema":"https://github.com/citation-style-language/schema/raw/master/csl-citation.json"} </w:instrText>
      </w:r>
      <w:r w:rsidR="00825CA5" w:rsidRPr="00243240">
        <w:rPr>
          <w:rFonts w:ascii="Times New Roman" w:hAnsi="Times New Roman" w:cs="Times New Roman"/>
          <w:color w:val="000000" w:themeColor="text1"/>
          <w:sz w:val="24"/>
          <w:szCs w:val="24"/>
        </w:rPr>
        <w:fldChar w:fldCharType="separate"/>
      </w:r>
      <w:r w:rsidR="00905B3B" w:rsidRPr="007968A8">
        <w:rPr>
          <w:rFonts w:ascii="Times New Roman" w:hAnsi="Times New Roman" w:cs="Times New Roman"/>
          <w:color w:val="000000"/>
          <w:sz w:val="24"/>
          <w:szCs w:val="24"/>
        </w:rPr>
        <w:t xml:space="preserve">(Webb </w:t>
      </w:r>
      <w:r w:rsidR="00905B3B" w:rsidRPr="007968A8">
        <w:rPr>
          <w:rFonts w:ascii="Times New Roman" w:hAnsi="Times New Roman" w:cs="Times New Roman"/>
          <w:i/>
          <w:iCs/>
          <w:color w:val="000000"/>
          <w:sz w:val="24"/>
          <w:szCs w:val="24"/>
        </w:rPr>
        <w:t>et al.</w:t>
      </w:r>
      <w:r w:rsidR="00905B3B" w:rsidRPr="007968A8">
        <w:rPr>
          <w:rFonts w:ascii="Times New Roman" w:hAnsi="Times New Roman" w:cs="Times New Roman"/>
          <w:color w:val="000000"/>
          <w:sz w:val="24"/>
          <w:szCs w:val="24"/>
        </w:rPr>
        <w:t>, 2002)</w:t>
      </w:r>
      <w:r w:rsidR="00825CA5" w:rsidRPr="00243240">
        <w:rPr>
          <w:rFonts w:ascii="Times New Roman" w:hAnsi="Times New Roman" w:cs="Times New Roman"/>
          <w:color w:val="000000" w:themeColor="text1"/>
          <w:sz w:val="24"/>
          <w:szCs w:val="24"/>
        </w:rPr>
        <w:fldChar w:fldCharType="end"/>
      </w:r>
      <w:r w:rsidR="003566A7" w:rsidRPr="00864AA6">
        <w:rPr>
          <w:rFonts w:ascii="Times New Roman" w:hAnsi="Times New Roman" w:cs="Times New Roman"/>
          <w:color w:val="000000" w:themeColor="text1"/>
          <w:sz w:val="24"/>
          <w:szCs w:val="24"/>
        </w:rPr>
        <w:t xml:space="preserve"> among their hosts with that of every possible set of the same number of host species. Taxa meeting the threshold without significant clustering were classed as generalists, those occurring on a single host species as specialists, </w:t>
      </w:r>
      <w:r w:rsidRPr="00864AA6">
        <w:rPr>
          <w:rFonts w:ascii="Times New Roman" w:hAnsi="Times New Roman" w:cs="Times New Roman"/>
          <w:color w:val="000000" w:themeColor="text1"/>
          <w:sz w:val="24"/>
          <w:szCs w:val="24"/>
        </w:rPr>
        <w:t>and the remainder as intermediate. Host breadth of genera was also measured from abundance, as Levins' niche breadth across host species (B = 1/Σp²). Here, p is the proportion of a genus's abundance found on each host species. B ranges from 1 (all abundance on a single host) to N (abundance spread evenly over all N host species). Each host was first reduced to one average sample of 1,000 reads, so that sample number does not determine breadth. Observed values were compared with 999 null tables that preserve row sums, column sums, and the number of zeros (</w:t>
      </w:r>
      <w:proofErr w:type="gramStart"/>
      <w:r w:rsidRPr="00864AA6">
        <w:rPr>
          <w:rFonts w:ascii="Times New Roman" w:hAnsi="Times New Roman" w:cs="Times New Roman"/>
          <w:color w:val="000000" w:themeColor="text1"/>
          <w:sz w:val="24"/>
          <w:szCs w:val="24"/>
        </w:rPr>
        <w:t>vegan::</w:t>
      </w:r>
      <w:proofErr w:type="gramEnd"/>
      <w:r w:rsidRPr="00864AA6">
        <w:rPr>
          <w:rFonts w:ascii="Times New Roman" w:hAnsi="Times New Roman" w:cs="Times New Roman"/>
          <w:color w:val="000000" w:themeColor="text1"/>
          <w:sz w:val="24"/>
          <w:szCs w:val="24"/>
        </w:rPr>
        <w:t>nullmodel, quasiswap). Genera above the 97.5</w:t>
      </w:r>
      <w:r w:rsidR="00434326" w:rsidRPr="00864AA6">
        <w:rPr>
          <w:rFonts w:ascii="Times New Roman" w:hAnsi="Times New Roman" w:cs="Times New Roman"/>
          <w:color w:val="000000" w:themeColor="text1"/>
          <w:sz w:val="24"/>
          <w:szCs w:val="24"/>
          <w:vertAlign w:val="superscript"/>
        </w:rPr>
        <w:t>th</w:t>
      </w:r>
      <w:r w:rsidR="00434326" w:rsidRPr="00864AA6">
        <w:rPr>
          <w:rFonts w:ascii="Times New Roman" w:hAnsi="Times New Roman" w:cs="Times New Roman"/>
          <w:color w:val="000000" w:themeColor="text1"/>
          <w:sz w:val="24"/>
          <w:szCs w:val="24"/>
        </w:rPr>
        <w:t xml:space="preserve"> </w:t>
      </w:r>
      <w:r w:rsidRPr="00864AA6">
        <w:rPr>
          <w:rFonts w:ascii="Times New Roman" w:hAnsi="Times New Roman" w:cs="Times New Roman"/>
          <w:color w:val="000000" w:themeColor="text1"/>
          <w:sz w:val="24"/>
          <w:szCs w:val="24"/>
        </w:rPr>
        <w:t>or below the 2.5</w:t>
      </w:r>
      <w:r w:rsidR="00434326" w:rsidRPr="00864AA6">
        <w:rPr>
          <w:rFonts w:ascii="Times New Roman" w:hAnsi="Times New Roman" w:cs="Times New Roman"/>
          <w:color w:val="000000" w:themeColor="text1"/>
          <w:sz w:val="24"/>
          <w:szCs w:val="24"/>
          <w:vertAlign w:val="superscript"/>
        </w:rPr>
        <w:t>th</w:t>
      </w:r>
      <w:r w:rsidR="00434326" w:rsidRPr="00864AA6">
        <w:rPr>
          <w:rFonts w:ascii="Times New Roman" w:hAnsi="Times New Roman" w:cs="Times New Roman"/>
          <w:color w:val="000000" w:themeColor="text1"/>
          <w:sz w:val="24"/>
          <w:szCs w:val="24"/>
        </w:rPr>
        <w:t xml:space="preserve"> </w:t>
      </w:r>
      <w:r w:rsidRPr="00864AA6">
        <w:rPr>
          <w:rFonts w:ascii="Times New Roman" w:hAnsi="Times New Roman" w:cs="Times New Roman"/>
          <w:color w:val="000000" w:themeColor="text1"/>
          <w:sz w:val="24"/>
          <w:szCs w:val="24"/>
        </w:rPr>
        <w:t>percentile of the null distribution were classed as host generalists or host specialists.</w:t>
      </w:r>
    </w:p>
    <w:p w:rsidR="00D64D8F" w:rsidRPr="00864AA6" w:rsidRDefault="00D64D8F" w:rsidP="00AB0F6E">
      <w:pPr>
        <w:spacing w:before="80" w:after="120" w:line="276" w:lineRule="auto"/>
        <w:jc w:val="both"/>
        <w:rPr>
          <w:rFonts w:ascii="Times New Roman" w:hAnsi="Times New Roman" w:cs="Times New Roman"/>
          <w:color w:val="000000" w:themeColor="text1"/>
          <w:sz w:val="24"/>
          <w:szCs w:val="24"/>
        </w:rPr>
      </w:pPr>
      <w:r w:rsidRPr="00864AA6">
        <w:rPr>
          <w:rFonts w:ascii="Times New Roman" w:hAnsi="Times New Roman" w:cs="Times New Roman"/>
          <w:color w:val="000000" w:themeColor="text1"/>
          <w:sz w:val="24"/>
          <w:szCs w:val="24"/>
        </w:rPr>
        <w:t xml:space="preserve">Maximum-likelihood trees were built for the generalist ASVs (MUSCLE v5.3, </w:t>
      </w:r>
      <w:r w:rsidRPr="00243240">
        <w:rPr>
          <w:rFonts w:ascii="Times New Roman" w:hAnsi="Times New Roman" w:cs="Times New Roman"/>
          <w:color w:val="000000" w:themeColor="text1"/>
          <w:sz w:val="24"/>
          <w:szCs w:val="24"/>
        </w:rPr>
        <w:fldChar w:fldCharType="begin"/>
      </w:r>
      <w:r w:rsidR="00A657F7" w:rsidRPr="00864AA6">
        <w:rPr>
          <w:rFonts w:ascii="Times New Roman" w:hAnsi="Times New Roman" w:cs="Times New Roman"/>
          <w:color w:val="000000" w:themeColor="text1"/>
          <w:sz w:val="24"/>
          <w:szCs w:val="24"/>
        </w:rPr>
        <w:instrText xml:space="preserve"> ADDIN ZOTERO_ITEM CSL_CITATION {"citationID":"KKMNvlcW","properties":{"unsorted":false,"formattedCitation":"(Edgar, 2022)","plainCitation":"(Edgar, 2022)","dontUpdate":true,"noteIndex":0},"citationItems":[{"id":22508,"uris":["http://zotero.org/users/11386985/items/W6Z6PL2B"],"itemData":{"id":22508,"type":"article-journal","abstract":"Multiple sequence alignments are widely used to infer evolutionary relationships, enabling inferences of structure, function, and phylogeny. Standard practice is to construct one alignment by some preferred method and use it in further analysis; however, undetected alignment bias can be problematic. I describe Muscle5, a novel algorithm which constructs an ensemble of high-accuracy alignment with diverse biases by perturbing a hidden Markov model and permuting its guide tree. Confidence in an inference is assessed as the fraction of the ensemble which supports it. Applied to phylogenetic tree estimation, I show that ensembles can confidently resolve topologies with low bootstrap according to standard methods, and conversely that some topologies with high bootstraps are incorrect. Applied to the phylogeny of RNA viruses, ensemble analysis shows that recently adopted taxonomic phyla are probably polyphyletic. Ensemble analysis can improve confidence assessment in any inference from an alignment.","container-title":"Nature Communications","DOI":"10.1038/s41467-022-34630-w","ISSN":"2041-1723","issue":"1","journalAbbreviation":"Nat Commun","language":"en","license":"2022 The Author(s)","page":"6968","publisher":"Nature Publishing Group","source":"www.nature.com","title":"Muscle5: High-accuracy alignment ensembles enable unbiased assessments of sequence homology and phylogeny","title-short":"Muscle5","URL":"https://www.nature.com/articles/s41467-022-34630-w","volume":"13","author":[{"family":"Edgar","given":"Robert C."}],"accessed":{"date-parts":[["2026",10,8]]},"issued":{"date-parts":[["2022",11,15]]}}}],"schema":"https://github.com/citation-style-language/schema/raw/master/csl-citation.json"} </w:instrText>
      </w:r>
      <w:r w:rsidRPr="00243240">
        <w:rPr>
          <w:rFonts w:ascii="Times New Roman" w:hAnsi="Times New Roman" w:cs="Times New Roman"/>
          <w:color w:val="000000" w:themeColor="text1"/>
          <w:sz w:val="24"/>
          <w:szCs w:val="24"/>
        </w:rPr>
        <w:fldChar w:fldCharType="separate"/>
      </w:r>
      <w:r w:rsidRPr="00864AA6">
        <w:rPr>
          <w:rFonts w:ascii="Times New Roman" w:hAnsi="Times New Roman" w:cs="Times New Roman"/>
          <w:noProof/>
          <w:color w:val="000000" w:themeColor="text1"/>
          <w:sz w:val="24"/>
          <w:szCs w:val="24"/>
        </w:rPr>
        <w:t>Edgar, 2022</w:t>
      </w:r>
      <w:r w:rsidRPr="00243240">
        <w:rPr>
          <w:rFonts w:ascii="Times New Roman" w:hAnsi="Times New Roman" w:cs="Times New Roman"/>
          <w:color w:val="000000" w:themeColor="text1"/>
          <w:sz w:val="24"/>
          <w:szCs w:val="24"/>
        </w:rPr>
        <w:fldChar w:fldCharType="end"/>
      </w:r>
      <w:r w:rsidRPr="00864AA6">
        <w:rPr>
          <w:rFonts w:ascii="Times New Roman" w:hAnsi="Times New Roman" w:cs="Times New Roman"/>
          <w:color w:val="000000" w:themeColor="text1"/>
          <w:sz w:val="24"/>
          <w:szCs w:val="24"/>
        </w:rPr>
        <w:t xml:space="preserve">; trimAl v1.5, </w:t>
      </w:r>
      <w:r w:rsidRPr="00243240">
        <w:rPr>
          <w:rFonts w:ascii="Times New Roman" w:hAnsi="Times New Roman" w:cs="Times New Roman"/>
          <w:color w:val="000000" w:themeColor="text1"/>
          <w:sz w:val="24"/>
          <w:szCs w:val="24"/>
        </w:rPr>
        <w:fldChar w:fldCharType="begin"/>
      </w:r>
      <w:r w:rsidR="00A657F7" w:rsidRPr="00864AA6">
        <w:rPr>
          <w:rFonts w:ascii="Times New Roman" w:hAnsi="Times New Roman" w:cs="Times New Roman"/>
          <w:color w:val="000000" w:themeColor="text1"/>
          <w:sz w:val="24"/>
          <w:szCs w:val="24"/>
        </w:rPr>
        <w:instrText xml:space="preserve"> ADDIN ZOTERO_ITEM CSL_CITATION {"citationID":"eRMqI5sM","properties":{"unsorted":false,"formattedCitation":"(Capella-Guti\\uc0\\u233{}rrez {\\i{}et al.}, 2009)","plainCitation":"(Capella-Gutiérrez et al., 2009)","dontUpdate":true,"noteIndex":0},"citationItems":[{"id":22514,"uris":["http://zotero.org/users/11386985/items/BUYUC9MW"],"itemData":{"id":22514,"type":"article-journal","abstract":"SummaryMultiple sequence alignments are central to many areas of bioinformatics. It has been shown that the removal of poorly aligned regions from an alignment increases the quality of subsequent analyses. Such an alignment trimming phase is complicated in large-scale phylogenetic analyses that deal with thousands of alignments. Here, we present trimAl, a tool for automated alignment trimming, which is especially suited for large-scale phylogenetic analyses. trimAl can consider several parameters, alone or in multiple combinations, for selecting the most reliable positions in the alignment. These include the proportion of sequences with a gap, the level of amino acid similarity and, if several alignments for the same set of sequences are provided, the level of consistency across different alignments. Moreover, trimAl can automatically select the parameters to be used in each specific alignment so that the signal-to-noise ratio is optimized.AvailabilitytrimAl has been written in C++, it is portable to all platforms. trimAl is freely available for download (http://trimal.cgenomics.org) and can be used online through the Phylemon web server (http://phylemon2.bioinfo.cipf.es/). Supplementary Material is available at http://trimal.cgenomics.org/publications.","container-title":"Bioinformatics (Oxford, England)","DOI":"10.1093/bioinformatics/btp348","ISSN":"1367-4811","issue":"15","journalAbbreviation":"Bioinformatics","language":"eng","license":"cc by-nc","page":"1972-1973","PMID":"19505945","PMCID":"PMC2712344","source":"Europe PMC","title":"trimAl: a tool for automated alignment trimming in large-scale phylogenetic analyses","title-short":"trimAl","URL":"https://europepmc.org/articles/PMC2712344","volume":"25","author":[{"family":"Capella-Gutiérrez","given":"Salvador"},{"family":"Silla-Martínez","given":"José M"},{"family":"Gabaldón","given":"Toni"}],"accessed":{"date-parts":[["2026",10,8]]},"issued":{"date-parts":[["2009",8,1]]}}}],"schema":"https://github.com/citation-style-language/schema/raw/master/csl-citation.json"} </w:instrText>
      </w:r>
      <w:r w:rsidRPr="00243240">
        <w:rPr>
          <w:rFonts w:ascii="Times New Roman" w:hAnsi="Times New Roman" w:cs="Times New Roman"/>
          <w:color w:val="000000" w:themeColor="text1"/>
          <w:sz w:val="24"/>
          <w:szCs w:val="24"/>
        </w:rPr>
        <w:fldChar w:fldCharType="separate"/>
      </w:r>
      <w:r w:rsidRPr="00864AA6">
        <w:rPr>
          <w:rFonts w:ascii="Times New Roman" w:hAnsi="Times New Roman" w:cs="Times New Roman"/>
          <w:color w:val="000000" w:themeColor="text1"/>
          <w:sz w:val="24"/>
          <w:szCs w:val="24"/>
        </w:rPr>
        <w:t xml:space="preserve">Capella-Gutiérrez </w:t>
      </w:r>
      <w:r w:rsidRPr="00864AA6">
        <w:rPr>
          <w:rFonts w:ascii="Times New Roman" w:hAnsi="Times New Roman" w:cs="Times New Roman"/>
          <w:i/>
          <w:iCs/>
          <w:color w:val="000000" w:themeColor="text1"/>
          <w:sz w:val="24"/>
          <w:szCs w:val="24"/>
        </w:rPr>
        <w:t>et al.</w:t>
      </w:r>
      <w:r w:rsidRPr="00864AA6">
        <w:rPr>
          <w:rFonts w:ascii="Times New Roman" w:hAnsi="Times New Roman" w:cs="Times New Roman"/>
          <w:color w:val="000000" w:themeColor="text1"/>
          <w:sz w:val="24"/>
          <w:szCs w:val="24"/>
        </w:rPr>
        <w:t>, 2009</w:t>
      </w:r>
      <w:r w:rsidRPr="00243240">
        <w:rPr>
          <w:rFonts w:ascii="Times New Roman" w:hAnsi="Times New Roman" w:cs="Times New Roman"/>
          <w:color w:val="000000" w:themeColor="text1"/>
          <w:sz w:val="24"/>
          <w:szCs w:val="24"/>
        </w:rPr>
        <w:fldChar w:fldCharType="end"/>
      </w:r>
      <w:r w:rsidRPr="00864AA6">
        <w:rPr>
          <w:rFonts w:ascii="Times New Roman" w:hAnsi="Times New Roman" w:cs="Times New Roman"/>
          <w:color w:val="000000" w:themeColor="text1"/>
          <w:sz w:val="24"/>
          <w:szCs w:val="24"/>
        </w:rPr>
        <w:t>; and IQ-TREE v3.0.1</w:t>
      </w:r>
      <w:r w:rsidR="00675D0D" w:rsidRPr="00864AA6">
        <w:rPr>
          <w:rFonts w:ascii="Times New Roman" w:hAnsi="Times New Roman" w:cs="Times New Roman"/>
          <w:color w:val="000000" w:themeColor="text1"/>
          <w:sz w:val="24"/>
          <w:szCs w:val="24"/>
        </w:rPr>
        <w:t xml:space="preserve"> </w:t>
      </w:r>
      <w:r w:rsidR="00A657F7" w:rsidRPr="00243240">
        <w:rPr>
          <w:rFonts w:ascii="Times New Roman" w:hAnsi="Times New Roman" w:cs="Times New Roman"/>
          <w:color w:val="000000" w:themeColor="text1"/>
          <w:sz w:val="24"/>
          <w:szCs w:val="24"/>
        </w:rPr>
        <w:fldChar w:fldCharType="begin"/>
      </w:r>
      <w:r w:rsidR="00A657F7" w:rsidRPr="00864AA6">
        <w:rPr>
          <w:rFonts w:ascii="Times New Roman" w:hAnsi="Times New Roman" w:cs="Times New Roman"/>
          <w:color w:val="000000" w:themeColor="text1"/>
          <w:sz w:val="24"/>
          <w:szCs w:val="24"/>
        </w:rPr>
        <w:instrText xml:space="preserve"> ADDIN ZOTERO_ITEM CSL_CITATION {"citationID":"xurRHPET","properties":{"unsorted":false,"formattedCitation":"(Wong {\\i{}et al.}, 2026)","plainCitation":"(Wong et al., 2026)","noteIndex":0},"citationItems":[{"id":22519,"uris":["http://zotero.org/users/11386985/items/BVDQK8SZ"],"itemData":{"id":22519,"type":"article-journal","abstract":"IQ-TREE (https://iqtree.github.io/) is a widely used open-source software tool for efficiently inferring phylogenetic trees under maximum likelihood. Here, we present IQ-TREE version 3, the third major release of the software. IQ-TREE 3 significantly extends version 2 with new features, including mixture models as an alternative to partitioned models, gene and site concordance factors to quantify discordance between genomic regions, integration with phylogenomic divergence time estimation, and a fully featured sequence simulator. The IQ-TREE 3 source code is available at https://github.com/iqtree/iqtree3.","DOI":"10.32942/X2P62N","language":"en","publisher":"Oxford University Press","source":"par.nsf.gov","title":"IQ-TREE 3: Phylogenomic Inference Software using Complex Evolutionary Models","title-short":"IQ-TREE 3","URL":"https://par.nsf.gov/biblio/10621346-iq-tree-phylogenomic-inference-software-using-complex-evolutionary-models","author":[{"family":"Wong","given":"Thomas"},{"family":"Ly-Trong","given":"Nhan"},{"family":"Ren","given":"Huaiyan"},{"family":"Baños","given":"Hector"},{"family":"Roger","given":"Andrew"},{"family":"Susko","given":"Edward"},{"family":"Bielow","given":"Chris"},{"family":"De_Maio","given":"Nicola"},{"family":"Goldman","given":"Nick"},{"family":"Hahn","given":"Matthew"},{"family":"Huttley","given":"Gavin"},{"family":"Lanfear","given":"Rob"},{"family":"Minh","given":"Bui Quang"}],"accessed":{"date-parts":[["2026",10,8]]},"issued":{"date-parts":[["2026",5]]}}}],"schema":"https://github.com/citation-style-language/schema/raw/master/csl-citation.json"} </w:instrText>
      </w:r>
      <w:r w:rsidR="00A657F7" w:rsidRPr="00243240">
        <w:rPr>
          <w:rFonts w:ascii="Times New Roman" w:hAnsi="Times New Roman" w:cs="Times New Roman"/>
          <w:color w:val="000000" w:themeColor="text1"/>
          <w:sz w:val="24"/>
          <w:szCs w:val="24"/>
        </w:rPr>
        <w:fldChar w:fldCharType="separate"/>
      </w:r>
      <w:r w:rsidR="00905B3B" w:rsidRPr="007968A8">
        <w:rPr>
          <w:rFonts w:ascii="Times New Roman" w:hAnsi="Times New Roman" w:cs="Times New Roman"/>
          <w:color w:val="000000"/>
          <w:sz w:val="24"/>
          <w:szCs w:val="24"/>
        </w:rPr>
        <w:t xml:space="preserve">(Wong </w:t>
      </w:r>
      <w:r w:rsidR="00905B3B" w:rsidRPr="007968A8">
        <w:rPr>
          <w:rFonts w:ascii="Times New Roman" w:hAnsi="Times New Roman" w:cs="Times New Roman"/>
          <w:i/>
          <w:iCs/>
          <w:color w:val="000000"/>
          <w:sz w:val="24"/>
          <w:szCs w:val="24"/>
        </w:rPr>
        <w:t>et al.</w:t>
      </w:r>
      <w:r w:rsidR="00905B3B" w:rsidRPr="007968A8">
        <w:rPr>
          <w:rFonts w:ascii="Times New Roman" w:hAnsi="Times New Roman" w:cs="Times New Roman"/>
          <w:color w:val="000000"/>
          <w:sz w:val="24"/>
          <w:szCs w:val="24"/>
        </w:rPr>
        <w:t>, 2026)</w:t>
      </w:r>
      <w:r w:rsidR="00A657F7" w:rsidRPr="00243240">
        <w:rPr>
          <w:rFonts w:ascii="Times New Roman" w:hAnsi="Times New Roman" w:cs="Times New Roman"/>
          <w:color w:val="000000" w:themeColor="text1"/>
          <w:sz w:val="24"/>
          <w:szCs w:val="24"/>
        </w:rPr>
        <w:fldChar w:fldCharType="end"/>
      </w:r>
      <w:r w:rsidRPr="00864AA6">
        <w:rPr>
          <w:rFonts w:ascii="Times New Roman" w:hAnsi="Times New Roman" w:cs="Times New Roman"/>
          <w:color w:val="000000" w:themeColor="text1"/>
          <w:sz w:val="24"/>
          <w:szCs w:val="24"/>
        </w:rPr>
        <w:t>,</w:t>
      </w:r>
      <w:r w:rsidR="00A657F7" w:rsidRPr="00864AA6">
        <w:rPr>
          <w:rFonts w:ascii="Times New Roman" w:hAnsi="Times New Roman" w:cs="Times New Roman"/>
          <w:color w:val="000000" w:themeColor="text1"/>
          <w:sz w:val="24"/>
          <w:szCs w:val="24"/>
        </w:rPr>
        <w:t xml:space="preserve"> </w:t>
      </w:r>
      <w:r w:rsidRPr="00864AA6">
        <w:rPr>
          <w:rFonts w:ascii="Times New Roman" w:hAnsi="Times New Roman" w:cs="Times New Roman"/>
          <w:color w:val="000000" w:themeColor="text1"/>
          <w:sz w:val="24"/>
          <w:szCs w:val="24"/>
        </w:rPr>
        <w:t xml:space="preserve">with ModelFinder </w:t>
      </w:r>
      <w:r w:rsidR="00675D0D" w:rsidRPr="00243240">
        <w:rPr>
          <w:rFonts w:ascii="Times New Roman" w:hAnsi="Times New Roman" w:cs="Times New Roman"/>
          <w:color w:val="000000" w:themeColor="text1"/>
          <w:sz w:val="24"/>
          <w:szCs w:val="24"/>
        </w:rPr>
        <w:fldChar w:fldCharType="begin"/>
      </w:r>
      <w:r w:rsidR="00675D0D" w:rsidRPr="00864AA6">
        <w:rPr>
          <w:rFonts w:ascii="Times New Roman" w:hAnsi="Times New Roman" w:cs="Times New Roman"/>
          <w:color w:val="000000" w:themeColor="text1"/>
          <w:sz w:val="24"/>
          <w:szCs w:val="24"/>
        </w:rPr>
        <w:instrText xml:space="preserve"> ADDIN ZOTERO_ITEM CSL_CITATION {"citationID":"8bLBhSmh","properties":{"unsorted":false,"formattedCitation":"(Kalyaanamoorthy {\\i{}et al.}, 2017)","plainCitation":"(Kalyaanamoorthy et al., 2017)","noteIndex":0},"citationItems":[{"id":22523,"uris":["http://zotero.org/users/11386985/items/LBGEQFD9"],"itemData":{"id":22523,"type":"article-journal","abstract":"Model-based molecular phylogenetics plays an important role in comparisons of genomic data, and model selection is a key step in all such analyses. We present ModelFinder, a fast model-selection method that greatly improves the accuracy of phylogenetic estimates by incorporating a model of rate heterogeneity across sites not previously considered in this context and by allowing concurrent searches of model space and tree space. © 2017 Nature America, Inc. All rights reserved.","container-title":"Nature Methods","DOI":"10.1038/nmeth.4285","ISSN":"1548-7091","issue":"6","journalAbbreviation":"Nat. Methods","language":"English","page":"587-589","publisher":"Nature Publishing Group","source":"Scopus","title":"ModelFinder: Fast model selection for accurate phylogenetic estimates","title-short":"ModelFinder","volume":"14","author":[{"family":"Kalyaanamoorthy","given":"Subha"},{"family":"Minh","given":"Bui Quang"},{"family":"Wong","given":"Thomas K.F."},{"family":"Von Haeseler","given":"Arndt"},{"family":"Jermiin","given":"Lars S."}],"issued":{"date-parts":[["2017"]]}}}],"schema":"https://github.com/citation-style-language/schema/raw/master/csl-citation.json"} </w:instrText>
      </w:r>
      <w:r w:rsidR="00675D0D" w:rsidRPr="00243240">
        <w:rPr>
          <w:rFonts w:ascii="Times New Roman" w:hAnsi="Times New Roman" w:cs="Times New Roman"/>
          <w:color w:val="000000" w:themeColor="text1"/>
          <w:sz w:val="24"/>
          <w:szCs w:val="24"/>
        </w:rPr>
        <w:fldChar w:fldCharType="separate"/>
      </w:r>
      <w:r w:rsidR="00905B3B" w:rsidRPr="007968A8">
        <w:rPr>
          <w:rFonts w:ascii="Times New Roman" w:hAnsi="Times New Roman" w:cs="Times New Roman"/>
          <w:color w:val="000000"/>
          <w:sz w:val="24"/>
          <w:szCs w:val="24"/>
        </w:rPr>
        <w:t xml:space="preserve">(Kalyaanamoorthy </w:t>
      </w:r>
      <w:r w:rsidR="00905B3B" w:rsidRPr="007968A8">
        <w:rPr>
          <w:rFonts w:ascii="Times New Roman" w:hAnsi="Times New Roman" w:cs="Times New Roman"/>
          <w:i/>
          <w:iCs/>
          <w:color w:val="000000"/>
          <w:sz w:val="24"/>
          <w:szCs w:val="24"/>
        </w:rPr>
        <w:t>et al.</w:t>
      </w:r>
      <w:r w:rsidR="00905B3B" w:rsidRPr="007968A8">
        <w:rPr>
          <w:rFonts w:ascii="Times New Roman" w:hAnsi="Times New Roman" w:cs="Times New Roman"/>
          <w:color w:val="000000"/>
          <w:sz w:val="24"/>
          <w:szCs w:val="24"/>
        </w:rPr>
        <w:t>, 2017)</w:t>
      </w:r>
      <w:r w:rsidR="00675D0D" w:rsidRPr="00243240">
        <w:rPr>
          <w:rFonts w:ascii="Times New Roman" w:hAnsi="Times New Roman" w:cs="Times New Roman"/>
          <w:color w:val="000000" w:themeColor="text1"/>
          <w:sz w:val="24"/>
          <w:szCs w:val="24"/>
        </w:rPr>
        <w:fldChar w:fldCharType="end"/>
      </w:r>
      <w:r w:rsidRPr="00864AA6">
        <w:rPr>
          <w:rFonts w:ascii="Times New Roman" w:hAnsi="Times New Roman" w:cs="Times New Roman"/>
          <w:color w:val="000000" w:themeColor="text1"/>
          <w:sz w:val="24"/>
          <w:szCs w:val="24"/>
        </w:rPr>
        <w:t xml:space="preserve">, and 1,000 ultrafast bootstraps, </w:t>
      </w:r>
      <w:r w:rsidR="007926DD" w:rsidRPr="00243240">
        <w:rPr>
          <w:rFonts w:ascii="Times New Roman" w:hAnsi="Times New Roman" w:cs="Times New Roman"/>
          <w:color w:val="000000" w:themeColor="text1"/>
          <w:sz w:val="24"/>
          <w:szCs w:val="24"/>
        </w:rPr>
        <w:fldChar w:fldCharType="begin"/>
      </w:r>
      <w:r w:rsidR="00911132" w:rsidRPr="00864AA6">
        <w:rPr>
          <w:rFonts w:ascii="Times New Roman" w:hAnsi="Times New Roman" w:cs="Times New Roman"/>
          <w:color w:val="000000" w:themeColor="text1"/>
          <w:sz w:val="24"/>
          <w:szCs w:val="24"/>
        </w:rPr>
        <w:instrText xml:space="preserve"> ADDIN ZOTERO_ITEM CSL_CITATION {"citationID":"3KJAP1ya","properties":{"unsorted":false,"formattedCitation":"(Hoang {\\i{}et al.}, 2018)","plainCitation":"(Hoang et al., 2018)","dontUpdate":true,"noteIndex":0},"citationItems":[{"id":22525,"uris":["http://zotero.org/users/11386985/items/QPFJW5CL"],"itemData":{"id":22525,"type":"article-journal","abstract":"The standard bootstrap (SBS), despite being computationally intensive, is widely used in maximum likelihood phylogenetic analyses. We recently proposed the ultrafast bootstrap approximation (UFBoot) to reduce computing time while achieving more unbiased branch supports than SBS under mild model violations. UFBoot has been steadily adopted as an efficient alternative to SBS and other bootstrap approaches. Here, we present UFBoot2, which substantially accelerates UFBoot and reduces the risk of overestimating branch supports due to polytomies or severe model violations. Additionally, UFBoot2 provides suitable bootstrap resampling strategies for phylogenomic data. UFBoot2 is 778 times (median) faster than SBS and 8.4 times (median) faster than RAxML rapid bootstrap on tested data sets. UFBoot2 is implemented in the IQ-TREE software package version 1.6 and freely available at http://www.iqtree.org.","container-title":"Molecular Biology and Evolution","DOI":"10.1093/molbev/msx281","ISSN":"0737-4038","issue":"2","journalAbbreviation":"Mol Biol Evol","page":"518-522","source":"Silverchair","title":"UFBoot2: Improving the Ultrafast Bootstrap Approximation","title-short":"UFBoot2","URL":"https://doi.org/10.1093/molbev/msx281","volume":"35","author":[{"family":"Hoang","given":"Diep Thi"},{"family":"Chernomor","given":"Olga"},{"family":"Haeseler","given":"Arndt","non-dropping-particle":"von"},{"family":"Minh","given":"Bui Quang"},{"family":"Vinh","given":"Le Sy"}],"accessed":{"date-parts":[["2026",10,8]]},"issued":{"date-parts":[["2018",2,1]]}}}],"schema":"https://github.com/citation-style-language/schema/raw/master/csl-citation.json"} </w:instrText>
      </w:r>
      <w:r w:rsidR="007926DD" w:rsidRPr="00243240">
        <w:rPr>
          <w:rFonts w:ascii="Times New Roman" w:hAnsi="Times New Roman" w:cs="Times New Roman"/>
          <w:color w:val="000000" w:themeColor="text1"/>
          <w:sz w:val="24"/>
          <w:szCs w:val="24"/>
        </w:rPr>
        <w:fldChar w:fldCharType="separate"/>
      </w:r>
      <w:r w:rsidR="007926DD" w:rsidRPr="00864AA6">
        <w:rPr>
          <w:rFonts w:ascii="Times New Roman" w:hAnsi="Times New Roman" w:cs="Times New Roman"/>
          <w:color w:val="000000" w:themeColor="text1"/>
          <w:sz w:val="24"/>
          <w:szCs w:val="24"/>
        </w:rPr>
        <w:t xml:space="preserve">Hoang </w:t>
      </w:r>
      <w:r w:rsidR="007926DD" w:rsidRPr="00864AA6">
        <w:rPr>
          <w:rFonts w:ascii="Times New Roman" w:hAnsi="Times New Roman" w:cs="Times New Roman"/>
          <w:i/>
          <w:iCs/>
          <w:color w:val="000000" w:themeColor="text1"/>
          <w:sz w:val="24"/>
          <w:szCs w:val="24"/>
        </w:rPr>
        <w:t>et al.</w:t>
      </w:r>
      <w:r w:rsidR="007926DD" w:rsidRPr="00864AA6">
        <w:rPr>
          <w:rFonts w:ascii="Times New Roman" w:hAnsi="Times New Roman" w:cs="Times New Roman"/>
          <w:color w:val="000000" w:themeColor="text1"/>
          <w:sz w:val="24"/>
          <w:szCs w:val="24"/>
        </w:rPr>
        <w:t>, 2018</w:t>
      </w:r>
      <w:r w:rsidR="007926DD" w:rsidRPr="00243240">
        <w:rPr>
          <w:rFonts w:ascii="Times New Roman" w:hAnsi="Times New Roman" w:cs="Times New Roman"/>
          <w:color w:val="000000" w:themeColor="text1"/>
          <w:sz w:val="24"/>
          <w:szCs w:val="24"/>
        </w:rPr>
        <w:fldChar w:fldCharType="end"/>
      </w:r>
      <w:r w:rsidRPr="00864AA6">
        <w:rPr>
          <w:rFonts w:ascii="Times New Roman" w:hAnsi="Times New Roman" w:cs="Times New Roman"/>
          <w:color w:val="000000" w:themeColor="text1"/>
          <w:sz w:val="24"/>
          <w:szCs w:val="24"/>
        </w:rPr>
        <w:t>). Trees for the specialist ASVs and for both classes together were built with other tools (MAFFT v7.526,</w:t>
      </w:r>
      <w:r w:rsidR="007926DD" w:rsidRPr="00864AA6">
        <w:rPr>
          <w:rFonts w:ascii="Times New Roman" w:hAnsi="Times New Roman" w:cs="Times New Roman"/>
          <w:color w:val="000000" w:themeColor="text1"/>
          <w:sz w:val="24"/>
          <w:szCs w:val="24"/>
        </w:rPr>
        <w:t xml:space="preserve"> </w:t>
      </w:r>
      <w:r w:rsidR="007926DD" w:rsidRPr="00243240">
        <w:rPr>
          <w:rFonts w:ascii="Times New Roman" w:hAnsi="Times New Roman" w:cs="Times New Roman"/>
          <w:color w:val="000000" w:themeColor="text1"/>
          <w:sz w:val="24"/>
          <w:szCs w:val="24"/>
        </w:rPr>
        <w:fldChar w:fldCharType="begin"/>
      </w:r>
      <w:r w:rsidR="00911132" w:rsidRPr="00864AA6">
        <w:rPr>
          <w:rFonts w:ascii="Times New Roman" w:hAnsi="Times New Roman" w:cs="Times New Roman"/>
          <w:color w:val="000000" w:themeColor="text1"/>
          <w:sz w:val="24"/>
          <w:szCs w:val="24"/>
        </w:rPr>
        <w:instrText xml:space="preserve"> ADDIN ZOTERO_ITEM CSL_CITATION {"citationID":"6olTGj5q","properties":{"unsorted":false,"formattedCitation":"(Katoh &amp; Standley, 2013)","plainCitation":"(Katoh &amp; Standley, 2013)","dontUpdate":true,"noteIndex":0},"citationItems":[{"id":22530,"uris":["http://zotero.org/users/11386985/items/RIEVYI36"],"itemData":{"id":22530,"type":"article-journal","abstract":"We report a major update of the MAFFT multiple sequence alignment program. This version has several new features, including options for adding unaligned sequences into an existing alignment, adjustment of direction in nucleotide alignment, constrained alignment and parallel processing, which were implemented after the previous major update. This report shows actual examples to explain how these features work, alone and in combination. Some examples incorrectly aligned by MAFFT are also shown to clarify its limitations. We discuss how to avoid misalignments, and our ongoing efforts to overcome such limitations.","container-title":"Molecular biology and evolution","DOI":"10.1093/molbev/mst010","ISSN":"1537-1719","issue":"4","journalAbbreviation":"Mol Biol Evol","language":"eng","license":"cc by-nc","page":"772-780","PMID":"23329690","PMCID":"PMC3603318","source":"Europe PMC","title":"MAFFT multiple sequence alignment software version 7: improvements in performance and usability","title-short":"MAFFT multiple sequence alignment software version 7","URL":"https://europepmc.org/articles/PMC3603318","volume":"30","author":[{"family":"Katoh","given":"Kazutaka"},{"family":"Standley","given":"Daron M"}],"accessed":{"date-parts":[["2026",10,8]]},"issued":{"date-parts":[["2013",4,1]]}}}],"schema":"https://github.com/citation-style-language/schema/raw/master/csl-citation.json"} </w:instrText>
      </w:r>
      <w:r w:rsidR="007926DD" w:rsidRPr="00243240">
        <w:rPr>
          <w:rFonts w:ascii="Times New Roman" w:hAnsi="Times New Roman" w:cs="Times New Roman"/>
          <w:color w:val="000000" w:themeColor="text1"/>
          <w:sz w:val="24"/>
          <w:szCs w:val="24"/>
        </w:rPr>
        <w:fldChar w:fldCharType="separate"/>
      </w:r>
      <w:r w:rsidR="007926DD" w:rsidRPr="00864AA6">
        <w:rPr>
          <w:rFonts w:ascii="Times New Roman" w:hAnsi="Times New Roman" w:cs="Times New Roman"/>
          <w:noProof/>
          <w:color w:val="000000" w:themeColor="text1"/>
          <w:sz w:val="24"/>
          <w:szCs w:val="24"/>
        </w:rPr>
        <w:t>Katoh &amp; Standley, 2013</w:t>
      </w:r>
      <w:r w:rsidR="007926DD" w:rsidRPr="00243240">
        <w:rPr>
          <w:rFonts w:ascii="Times New Roman" w:hAnsi="Times New Roman" w:cs="Times New Roman"/>
          <w:color w:val="000000" w:themeColor="text1"/>
          <w:sz w:val="24"/>
          <w:szCs w:val="24"/>
        </w:rPr>
        <w:fldChar w:fldCharType="end"/>
      </w:r>
      <w:r w:rsidRPr="00864AA6">
        <w:rPr>
          <w:rFonts w:ascii="Times New Roman" w:hAnsi="Times New Roman" w:cs="Times New Roman"/>
          <w:color w:val="000000" w:themeColor="text1"/>
          <w:sz w:val="24"/>
          <w:szCs w:val="24"/>
        </w:rPr>
        <w:t xml:space="preserve">; trimAl; and FastTree v2.2.0 </w:t>
      </w:r>
      <w:r w:rsidR="007926DD" w:rsidRPr="00243240">
        <w:rPr>
          <w:rFonts w:ascii="Times New Roman" w:hAnsi="Times New Roman" w:cs="Times New Roman"/>
          <w:color w:val="000000" w:themeColor="text1"/>
          <w:sz w:val="24"/>
          <w:szCs w:val="24"/>
        </w:rPr>
        <w:fldChar w:fldCharType="begin"/>
      </w:r>
      <w:r w:rsidR="007926DD" w:rsidRPr="00864AA6">
        <w:rPr>
          <w:rFonts w:ascii="Times New Roman" w:hAnsi="Times New Roman" w:cs="Times New Roman"/>
          <w:color w:val="000000" w:themeColor="text1"/>
          <w:sz w:val="24"/>
          <w:szCs w:val="24"/>
        </w:rPr>
        <w:instrText xml:space="preserve"> ADDIN ZOTERO_ITEM CSL_CITATION {"citationID":"DLiZpdm0","properties":{"unsorted":false,"formattedCitation":"(Price {\\i{}et al.}, 2010)","plainCitation":"(Price et al., 2010)","noteIndex":0},"citationItems":[{"id":22532,"uris":["http://zotero.org/users/11386985/items/NQLZ2UR3"],"itemData":{"id":22532,"type":"article-journal","container-title":"PLoS ONE","DOI":"10.1371/journal.pone.0009490","ISSN":"1932-6203","issue":"3","journalAbbreviation":"PLoS ONE","language":"en","page":"e9490","source":"DOI.org (Crossref)","title":"FastTree 2 – Approximately Maximum-Likelihood Trees for Large Alignments","URL":"https://dx.plos.org/10.1371/journal.pone.0009490","volume":"5","author":[{"family":"Price","given":"Morgan N."},{"family":"Dehal","given":"Paramvir S."},{"family":"Arkin","given":"Adam P."}],"editor":[{"family":"Poon","given":"Art F. Y."}],"accessed":{"date-parts":[["2026",10,8]]},"issued":{"date-parts":[["2010",3,10]]}}}],"schema":"https://github.com/citation-style-language/schema/raw/master/csl-citation.json"} </w:instrText>
      </w:r>
      <w:r w:rsidR="007926DD" w:rsidRPr="00243240">
        <w:rPr>
          <w:rFonts w:ascii="Times New Roman" w:hAnsi="Times New Roman" w:cs="Times New Roman"/>
          <w:color w:val="000000" w:themeColor="text1"/>
          <w:sz w:val="24"/>
          <w:szCs w:val="24"/>
        </w:rPr>
        <w:fldChar w:fldCharType="separate"/>
      </w:r>
      <w:r w:rsidR="00905B3B" w:rsidRPr="00905B3B">
        <w:rPr>
          <w:rFonts w:ascii="Times New Roman" w:hAnsi="Times New Roman" w:cs="Times New Roman"/>
          <w:color w:val="000000"/>
          <w:sz w:val="24"/>
          <w:szCs w:val="24"/>
        </w:rPr>
        <w:t xml:space="preserve">(Price </w:t>
      </w:r>
      <w:r w:rsidR="00905B3B" w:rsidRPr="00905B3B">
        <w:rPr>
          <w:rFonts w:ascii="Times New Roman" w:hAnsi="Times New Roman" w:cs="Times New Roman"/>
          <w:i/>
          <w:iCs/>
          <w:color w:val="000000"/>
          <w:sz w:val="24"/>
          <w:szCs w:val="24"/>
        </w:rPr>
        <w:t>et al.</w:t>
      </w:r>
      <w:r w:rsidR="00905B3B" w:rsidRPr="00905B3B">
        <w:rPr>
          <w:rFonts w:ascii="Times New Roman" w:hAnsi="Times New Roman" w:cs="Times New Roman"/>
          <w:color w:val="000000"/>
          <w:sz w:val="24"/>
          <w:szCs w:val="24"/>
        </w:rPr>
        <w:t>, 2010)</w:t>
      </w:r>
      <w:r w:rsidR="007926DD" w:rsidRPr="00243240">
        <w:rPr>
          <w:rFonts w:ascii="Times New Roman" w:hAnsi="Times New Roman" w:cs="Times New Roman"/>
          <w:color w:val="000000" w:themeColor="text1"/>
          <w:sz w:val="24"/>
          <w:szCs w:val="24"/>
        </w:rPr>
        <w:fldChar w:fldCharType="end"/>
      </w:r>
      <w:r w:rsidRPr="00864AA6">
        <w:rPr>
          <w:rFonts w:ascii="Times New Roman" w:hAnsi="Times New Roman" w:cs="Times New Roman"/>
          <w:color w:val="000000" w:themeColor="text1"/>
          <w:sz w:val="24"/>
          <w:szCs w:val="24"/>
        </w:rPr>
        <w:t xml:space="preserve">, under GTR with gamma-distributed rates). Alignments were trimmed with the </w:t>
      </w:r>
      <w:r w:rsidR="007926DD" w:rsidRPr="00864AA6">
        <w:rPr>
          <w:rFonts w:ascii="Times New Roman" w:hAnsi="Times New Roman" w:cs="Times New Roman"/>
          <w:color w:val="000000" w:themeColor="text1"/>
          <w:sz w:val="24"/>
          <w:szCs w:val="24"/>
        </w:rPr>
        <w:t>“</w:t>
      </w:r>
      <w:r w:rsidRPr="00864AA6">
        <w:rPr>
          <w:rFonts w:ascii="Times New Roman" w:hAnsi="Times New Roman" w:cs="Times New Roman"/>
          <w:color w:val="000000" w:themeColor="text1"/>
          <w:sz w:val="24"/>
          <w:szCs w:val="24"/>
        </w:rPr>
        <w:t>automated1</w:t>
      </w:r>
      <w:r w:rsidR="007926DD" w:rsidRPr="00864AA6">
        <w:rPr>
          <w:rFonts w:ascii="Times New Roman" w:hAnsi="Times New Roman" w:cs="Times New Roman"/>
          <w:color w:val="000000" w:themeColor="text1"/>
          <w:sz w:val="24"/>
          <w:szCs w:val="24"/>
        </w:rPr>
        <w:t>”</w:t>
      </w:r>
      <w:r w:rsidRPr="00864AA6">
        <w:rPr>
          <w:rFonts w:ascii="Times New Roman" w:hAnsi="Times New Roman" w:cs="Times New Roman"/>
          <w:color w:val="000000" w:themeColor="text1"/>
          <w:sz w:val="24"/>
          <w:szCs w:val="24"/>
        </w:rPr>
        <w:t xml:space="preserve"> setting of trimAl. Trees were midpoint-rooted with phangorn </w:t>
      </w:r>
      <w:r w:rsidR="007926DD" w:rsidRPr="00243240">
        <w:rPr>
          <w:rFonts w:ascii="Times New Roman" w:hAnsi="Times New Roman" w:cs="Times New Roman"/>
          <w:color w:val="000000" w:themeColor="text1"/>
          <w:sz w:val="24"/>
          <w:szCs w:val="24"/>
        </w:rPr>
        <w:fldChar w:fldCharType="begin"/>
      </w:r>
      <w:r w:rsidR="007926DD" w:rsidRPr="00864AA6">
        <w:rPr>
          <w:rFonts w:ascii="Times New Roman" w:hAnsi="Times New Roman" w:cs="Times New Roman"/>
          <w:color w:val="000000" w:themeColor="text1"/>
          <w:sz w:val="24"/>
          <w:szCs w:val="24"/>
        </w:rPr>
        <w:instrText xml:space="preserve"> ADDIN ZOTERO_ITEM CSL_CITATION {"citationID":"86M805hP","properties":{"unsorted":false,"formattedCitation":"(Schliep, 2011)","plainCitation":"(Schliep, 2011)","noteIndex":0},"citationItems":[{"id":22534,"uris":["http://zotero.org/users/11386985/items/7FVGTVY8"],"itemData":{"id":22534,"type":"article-journal","abstract":"Summary:  phangorn is a package for phylogenetic reconstruction and analysis in the R language. Previously it was only possible to estimate phylogenetic trees with distance methods in R. phangorn, now offers the possibility of reconstructing phylogenies with distance based methods, maximum parsimony or maximum likelihood (ML) and performing Hadamard conjugation. Extending the general ML framework, this package provides the possibility of estimating mixture and partition models. Furthermore, phangorn offers several functions for comparing trees, phylogenetic models or splits, simulating character data and performing congruence analyses.Availability:  phangorn can be obtained through the CRAN homepage http://cran.r-project.org/web/packages/phangorn/index.html. phangorn is licensed under GPL 2.Contact:  klaus.kschliep@snv.jussieu.frSupplementary information:  Supplementary data are available at Bioinformatics online.","container-title":"Bioinformatics","DOI":"10.1093/bioinformatics/btq706","ISSN":"1367-4803","issue":"4","journalAbbreviation":"Bioinformatics","page":"592-593","source":"Silverchair","title":"phangorn: phylogenetic analysis in R","title-short":"phangorn","URL":"https://doi.org/10.1093/bioinformatics/btq706","volume":"27","author":[{"family":"Schliep","given":"Klaus Peter"}],"accessed":{"date-parts":[["2026",10,8]]},"issued":{"date-parts":[["2011",2,1]]}}}],"schema":"https://github.com/citation-style-language/schema/raw/master/csl-citation.json"} </w:instrText>
      </w:r>
      <w:r w:rsidR="007926DD" w:rsidRPr="00243240">
        <w:rPr>
          <w:rFonts w:ascii="Times New Roman" w:hAnsi="Times New Roman" w:cs="Times New Roman"/>
          <w:color w:val="000000" w:themeColor="text1"/>
          <w:sz w:val="24"/>
          <w:szCs w:val="24"/>
        </w:rPr>
        <w:fldChar w:fldCharType="separate"/>
      </w:r>
      <w:r w:rsidR="00905B3B">
        <w:rPr>
          <w:rFonts w:ascii="Times New Roman" w:hAnsi="Times New Roman" w:cs="Times New Roman"/>
          <w:noProof/>
          <w:color w:val="000000" w:themeColor="text1"/>
          <w:sz w:val="24"/>
          <w:szCs w:val="24"/>
        </w:rPr>
        <w:t>(Schliep, 2011)</w:t>
      </w:r>
      <w:r w:rsidR="007926DD" w:rsidRPr="00243240">
        <w:rPr>
          <w:rFonts w:ascii="Times New Roman" w:hAnsi="Times New Roman" w:cs="Times New Roman"/>
          <w:color w:val="000000" w:themeColor="text1"/>
          <w:sz w:val="24"/>
          <w:szCs w:val="24"/>
        </w:rPr>
        <w:fldChar w:fldCharType="end"/>
      </w:r>
      <w:r w:rsidR="007926DD" w:rsidRPr="00864AA6">
        <w:rPr>
          <w:rFonts w:ascii="Times New Roman" w:hAnsi="Times New Roman" w:cs="Times New Roman"/>
          <w:color w:val="000000" w:themeColor="text1"/>
          <w:sz w:val="24"/>
          <w:szCs w:val="24"/>
        </w:rPr>
        <w:t xml:space="preserve"> </w:t>
      </w:r>
      <w:r w:rsidRPr="00864AA6">
        <w:rPr>
          <w:rFonts w:ascii="Times New Roman" w:hAnsi="Times New Roman" w:cs="Times New Roman"/>
          <w:color w:val="000000" w:themeColor="text1"/>
          <w:sz w:val="24"/>
          <w:szCs w:val="24"/>
        </w:rPr>
        <w:t xml:space="preserve">and drawn with ggtree </w:t>
      </w:r>
      <w:r w:rsidR="007926DD" w:rsidRPr="00243240">
        <w:rPr>
          <w:rFonts w:ascii="Times New Roman" w:hAnsi="Times New Roman" w:cs="Times New Roman"/>
          <w:color w:val="000000" w:themeColor="text1"/>
          <w:sz w:val="24"/>
          <w:szCs w:val="24"/>
        </w:rPr>
        <w:fldChar w:fldCharType="begin"/>
      </w:r>
      <w:r w:rsidR="007926DD" w:rsidRPr="00864AA6">
        <w:rPr>
          <w:rFonts w:ascii="Times New Roman" w:hAnsi="Times New Roman" w:cs="Times New Roman"/>
          <w:color w:val="000000" w:themeColor="text1"/>
          <w:sz w:val="24"/>
          <w:szCs w:val="24"/>
        </w:rPr>
        <w:instrText xml:space="preserve"> ADDIN ZOTERO_ITEM CSL_CITATION {"citationID":"w6lPUebp","properties":{"unsorted":false,"formattedCitation":"(Yu, 2022)","plainCitation":"(Yu, 2022)","noteIndex":0},"citationItems":[{"id":22541,"uris":["http://zotero.org/users/11386985/items/Q428C3ZS"],"itemData":{"id":22541,"type":"book","abstract":"Data Integration, Manipulation and Visualization of Phylogenetic Trees introduces and demonstrates data integration, manipulation and visualization of phylogenetic trees using a suite of R packages, tidytree, treeio, ggtree and ggtreeExtra. Using the most comprehensive packages for phylogenetic data integration and visualization, contains numerous examples that can be used for teaching and learning. Ideal for undergraduate readers and researchers with a working knowledge of R and ggplot2.Key Features:Manipulating phylogenetic tree with associated data using tidy verbsIntegrating phylogenetic data from diverse sourcesVisualizing phylogenetic data using grammar of graphics","ISBN":"978-1-000-61301-8","language":"English","number-of-pages":"276","publisher":"Chapman and Hall/CRC","publisher-place":"Boca Ratonsscs","source":"Amazon","title":"Data Integration, Manipulation and Visualization of Phylogenetic Trees","author":[{"family":"Yu","given":"Guangchuang"}],"issued":{"date-parts":[["2022"]]}}}],"schema":"https://github.com/citation-style-language/schema/raw/master/csl-citation.json"} </w:instrText>
      </w:r>
      <w:r w:rsidR="007926DD" w:rsidRPr="00243240">
        <w:rPr>
          <w:rFonts w:ascii="Times New Roman" w:hAnsi="Times New Roman" w:cs="Times New Roman"/>
          <w:color w:val="000000" w:themeColor="text1"/>
          <w:sz w:val="24"/>
          <w:szCs w:val="24"/>
        </w:rPr>
        <w:fldChar w:fldCharType="separate"/>
      </w:r>
      <w:r w:rsidR="00905B3B">
        <w:rPr>
          <w:rFonts w:ascii="Times New Roman" w:hAnsi="Times New Roman" w:cs="Times New Roman"/>
          <w:noProof/>
          <w:color w:val="000000" w:themeColor="text1"/>
          <w:sz w:val="24"/>
          <w:szCs w:val="24"/>
        </w:rPr>
        <w:t>(Yu, 2022)</w:t>
      </w:r>
      <w:r w:rsidR="007926DD" w:rsidRPr="00243240">
        <w:rPr>
          <w:rFonts w:ascii="Times New Roman" w:hAnsi="Times New Roman" w:cs="Times New Roman"/>
          <w:color w:val="000000" w:themeColor="text1"/>
          <w:sz w:val="24"/>
          <w:szCs w:val="24"/>
        </w:rPr>
        <w:fldChar w:fldCharType="end"/>
      </w:r>
      <w:r w:rsidRPr="00864AA6">
        <w:rPr>
          <w:rFonts w:ascii="Times New Roman" w:hAnsi="Times New Roman" w:cs="Times New Roman"/>
          <w:color w:val="000000" w:themeColor="text1"/>
          <w:sz w:val="24"/>
          <w:szCs w:val="24"/>
        </w:rPr>
        <w:t xml:space="preserve">, with rings for taxonomy, predicted oxygen use, host plant family, and host breadth added with ggtreeExtra </w:t>
      </w:r>
      <w:r w:rsidR="00C07C51" w:rsidRPr="00ED3037">
        <w:rPr>
          <w:rFonts w:ascii="Times New Roman" w:hAnsi="Times New Roman" w:cs="Times New Roman"/>
          <w:color w:val="000000" w:themeColor="text1"/>
          <w:sz w:val="24"/>
          <w:szCs w:val="24"/>
        </w:rPr>
        <w:fldChar w:fldCharType="begin"/>
      </w:r>
      <w:r w:rsidR="00C07C51" w:rsidRPr="00864AA6">
        <w:rPr>
          <w:rFonts w:ascii="Times New Roman" w:hAnsi="Times New Roman" w:cs="Times New Roman"/>
          <w:color w:val="000000" w:themeColor="text1"/>
          <w:sz w:val="24"/>
          <w:szCs w:val="24"/>
        </w:rPr>
        <w:instrText xml:space="preserve"> ADDIN ZOTERO_ITEM CSL_CITATION {"citationID":"uBiH4cuD","properties":{"unsorted":false,"formattedCitation":"(Xu {\\i{}et al.}, 2021)","plainCitation":"(Xu et al., 2021)","noteIndex":0},"citationItems":[{"id":22544,"uris":["http://zotero.org/users/11386985/items/MS7CUWM3"],"itemData":{"id":22544,"type":"article-journal","abstract":"We present the ggtreeExtra package for visualizing heterogeneous data with a phylogenetic tree in a circular or rectangular layout (https://www.bioconductor.org/packages/ggtreeExtra). The package supports more data types and visualization methods than other tools. It supports using the grammar of graphics syntax to present data on a tree with richly annotated layers and allows evolutionary statistics inferred by commonly used software to be integrated and visualized with external data. GgtreeExtra is a universal tool for tree data visualization. It extends the applications of the phylogenetic tree in different disciplines by making more domain-specific data to be available to visualize and interpret in the evolutionary context.","container-title":"Molecular Biology and Evolution","DOI":"10.1093/molbev/msab166","ISSN":"1537-1719","issue":"9","journalAbbreviation":"Mol Biol Evol","page":"4039-4042","source":"Silverchair","title":"ggtreeExtra: Compact Visualization of Richly Annotated Phylogenetic Data","title-short":"ggtreeExtra","URL":"https://doi.org/10.1093/molbev/msab166","volume":"38","author":[{"family":"Xu","given":"Shuangbin"},{"family":"Dai","given":"Zehan"},{"family":"Guo","given":"Pingfan"},{"family":"Fu","given":"Xiaocong"},{"family":"Liu","given":"Shanshan"},{"family":"Zhou","given":"Lang"},{"family":"Tang","given":"Wenli"},{"family":"Feng","given":"Tingze"},{"family":"Chen","given":"Meijun"},{"family":"Zhan","given":"Li"},{"family":"Wu","given":"Tianzhi"},{"family":"Hu","given":"Erqiang"},{"family":"Jiang","given":"Yong"},{"family":"Bo","given":"Xiaochen"},{"family":"Yu","given":"Guangchuang"}],"accessed":{"date-parts":[["2026",10,8]]},"issued":{"date-parts":[["2021",9,1]]}}}],"schema":"https://github.com/citation-style-language/schema/raw/master/csl-citation.json"} </w:instrText>
      </w:r>
      <w:r w:rsidR="00C07C51" w:rsidRPr="00ED3037">
        <w:rPr>
          <w:rFonts w:ascii="Times New Roman" w:hAnsi="Times New Roman" w:cs="Times New Roman"/>
          <w:color w:val="000000" w:themeColor="text1"/>
          <w:sz w:val="24"/>
          <w:szCs w:val="24"/>
        </w:rPr>
        <w:fldChar w:fldCharType="separate"/>
      </w:r>
      <w:r w:rsidR="00905B3B" w:rsidRPr="00905B3B">
        <w:rPr>
          <w:rFonts w:ascii="Times New Roman" w:hAnsi="Times New Roman" w:cs="Times New Roman"/>
          <w:color w:val="000000"/>
          <w:sz w:val="24"/>
          <w:szCs w:val="24"/>
        </w:rPr>
        <w:t xml:space="preserve">(Xu </w:t>
      </w:r>
      <w:r w:rsidR="00905B3B" w:rsidRPr="00905B3B">
        <w:rPr>
          <w:rFonts w:ascii="Times New Roman" w:hAnsi="Times New Roman" w:cs="Times New Roman"/>
          <w:i/>
          <w:iCs/>
          <w:color w:val="000000"/>
          <w:sz w:val="24"/>
          <w:szCs w:val="24"/>
        </w:rPr>
        <w:t>et al.</w:t>
      </w:r>
      <w:r w:rsidR="00905B3B" w:rsidRPr="00905B3B">
        <w:rPr>
          <w:rFonts w:ascii="Times New Roman" w:hAnsi="Times New Roman" w:cs="Times New Roman"/>
          <w:color w:val="000000"/>
          <w:sz w:val="24"/>
          <w:szCs w:val="24"/>
        </w:rPr>
        <w:t>, 2021)</w:t>
      </w:r>
      <w:r w:rsidR="00C07C51" w:rsidRPr="00ED3037">
        <w:rPr>
          <w:rFonts w:ascii="Times New Roman" w:hAnsi="Times New Roman" w:cs="Times New Roman"/>
          <w:color w:val="000000" w:themeColor="text1"/>
          <w:sz w:val="24"/>
          <w:szCs w:val="24"/>
        </w:rPr>
        <w:fldChar w:fldCharType="end"/>
      </w:r>
      <w:r w:rsidRPr="00864AA6">
        <w:rPr>
          <w:rFonts w:ascii="Times New Roman" w:hAnsi="Times New Roman" w:cs="Times New Roman"/>
          <w:color w:val="000000" w:themeColor="text1"/>
          <w:sz w:val="24"/>
          <w:szCs w:val="24"/>
        </w:rPr>
        <w:t>. The two classes were compared by Fisher's exact tests at each taxonomic rank. Host breadth was related to non-zero relative abundance, within the five phyla richest in ASVs, by linear regression and one-sided Spearman correlation.</w:t>
      </w:r>
    </w:p>
    <w:p w:rsidR="00E1393F" w:rsidRPr="00864AA6" w:rsidRDefault="00825CA5" w:rsidP="00C40BE8">
      <w:pPr>
        <w:spacing w:before="80" w:after="120" w:line="276" w:lineRule="auto"/>
        <w:jc w:val="both"/>
        <w:rPr>
          <w:rFonts w:ascii="Times New Roman" w:hAnsi="Times New Roman" w:cs="Times New Roman"/>
          <w:sz w:val="24"/>
          <w:szCs w:val="24"/>
        </w:rPr>
      </w:pPr>
      <w:r w:rsidRPr="00864AA6">
        <w:rPr>
          <w:rFonts w:ascii="Times New Roman" w:hAnsi="Times New Roman" w:cs="Times New Roman"/>
          <w:color w:val="000000" w:themeColor="text1"/>
          <w:sz w:val="24"/>
          <w:szCs w:val="24"/>
        </w:rPr>
        <w:t>Traits were predicted per ASV with BugBase (v0.1.0;</w:t>
      </w:r>
      <w:r w:rsidR="00843D2F" w:rsidRPr="00ED3037">
        <w:rPr>
          <w:rFonts w:ascii="Times New Roman" w:hAnsi="Times New Roman" w:cs="Times New Roman"/>
          <w:color w:val="000000" w:themeColor="text1"/>
          <w:sz w:val="24"/>
          <w:szCs w:val="24"/>
        </w:rPr>
        <w:fldChar w:fldCharType="begin"/>
      </w:r>
      <w:r w:rsidR="00911132" w:rsidRPr="00864AA6">
        <w:rPr>
          <w:rFonts w:ascii="Times New Roman" w:hAnsi="Times New Roman" w:cs="Times New Roman"/>
          <w:color w:val="000000" w:themeColor="text1"/>
          <w:sz w:val="24"/>
          <w:szCs w:val="24"/>
        </w:rPr>
        <w:instrText xml:space="preserve"> ADDIN ZOTERO_ITEM CSL_CITATION {"citationID":"MjS5TUNB","properties":{"unsorted":false,"formattedCitation":"(Ward {\\i{}et al.}, 2017)","plainCitation":"(Ward et al., 2017)","dontUpdate":true,"noteIndex":0},"citationItems":[{"id":22547,"uris":["http://zotero.org/users/11386985/items/GSIXXPGD"],"itemData":{"id":22547,"type":"article","abstract":"Shotgun metagenomics and marker gene amplicon sequencing can be used to directly measure or predict the functional repertoire of the microbiota en masse, but current methods do not readily estimate the functional capability of individual microorganisms. Here we present BugBase, an algorithm that predicts organism-level coverage of functional pathways as well as biologically interpretable phenotypes such as oxygen tolerance, Gram staining and pathogenic potential, within complex microbiomes using either whole-genome shotgun or marker gene sequencing data. We find BugBase’s organism-level pathway coverage predictions to be statistically higher powered than current ‘bag-of-genes’ approaches for discerning functional changes in both host-associated and environmental microbiomes.","DOI":"10.1101/133462","language":"en","license":"© 2017, Posted by Cold Spring Harbor Laboratory. This pre-print is available under a Creative Commons License (Attribution 4.0 International), CC BY 4.0, as described at http://creativecommons.org/licenses/by/4.0/","note":"page: 133462\nsection: New Results","publisher":"bioRxiv","source":"bioRxiv","title":"BugBase predicts organism-level microbiome phenotypes","URL":"https://www.biorxiv.org/content/10.1101/133462v1","author":[{"family":"Ward","given":"Tonya"},{"family":"Larson","given":"Jake"},{"family":"Meulemans","given":"Jeremy"},{"family":"Hillmann","given":"Ben"},{"family":"Lynch","given":"Joshua"},{"family":"Sidiropoulos","given":"Dimitri"},{"family":"Spear","given":"John R."},{"family":"Caporaso","given":"Greg"},{"family":"Blekhman","given":"Ran"},{"family":"Knight","given":"Rob"},{"family":"Fink","given":"Ryan"},{"family":"Knights","given":"Dan"}],"accessed":{"date-parts":[["2026",10,8]]},"issued":{"date-parts":[["2017",5,2]]}}}],"schema":"https://github.com/citation-style-language/schema/raw/master/csl-citation.json"} </w:instrText>
      </w:r>
      <w:r w:rsidR="00843D2F" w:rsidRPr="00ED3037">
        <w:rPr>
          <w:rFonts w:ascii="Times New Roman" w:hAnsi="Times New Roman" w:cs="Times New Roman"/>
          <w:color w:val="000000" w:themeColor="text1"/>
          <w:sz w:val="24"/>
          <w:szCs w:val="24"/>
        </w:rPr>
        <w:fldChar w:fldCharType="separate"/>
      </w:r>
      <w:r w:rsidR="00843D2F" w:rsidRPr="00864AA6">
        <w:rPr>
          <w:rFonts w:ascii="Times New Roman" w:hAnsi="Times New Roman" w:cs="Times New Roman"/>
          <w:color w:val="000000" w:themeColor="text1"/>
          <w:sz w:val="24"/>
          <w:szCs w:val="24"/>
        </w:rPr>
        <w:t xml:space="preserve">Ward </w:t>
      </w:r>
      <w:r w:rsidR="00843D2F" w:rsidRPr="00864AA6">
        <w:rPr>
          <w:rFonts w:ascii="Times New Roman" w:hAnsi="Times New Roman" w:cs="Times New Roman"/>
          <w:i/>
          <w:iCs/>
          <w:color w:val="000000" w:themeColor="text1"/>
          <w:sz w:val="24"/>
          <w:szCs w:val="24"/>
        </w:rPr>
        <w:t>et al.</w:t>
      </w:r>
      <w:r w:rsidR="00843D2F" w:rsidRPr="00864AA6">
        <w:rPr>
          <w:rFonts w:ascii="Times New Roman" w:hAnsi="Times New Roman" w:cs="Times New Roman"/>
          <w:color w:val="000000" w:themeColor="text1"/>
          <w:sz w:val="24"/>
          <w:szCs w:val="24"/>
        </w:rPr>
        <w:t>, 2017</w:t>
      </w:r>
      <w:r w:rsidR="00843D2F" w:rsidRPr="00ED3037">
        <w:rPr>
          <w:rFonts w:ascii="Times New Roman" w:hAnsi="Times New Roman" w:cs="Times New Roman"/>
          <w:color w:val="000000" w:themeColor="text1"/>
          <w:sz w:val="24"/>
          <w:szCs w:val="24"/>
        </w:rPr>
        <w:fldChar w:fldCharType="end"/>
      </w:r>
      <w:r w:rsidRPr="00864AA6">
        <w:rPr>
          <w:rFonts w:ascii="Times New Roman" w:hAnsi="Times New Roman" w:cs="Times New Roman"/>
          <w:color w:val="000000" w:themeColor="text1"/>
          <w:sz w:val="24"/>
          <w:szCs w:val="24"/>
        </w:rPr>
        <w:t xml:space="preserve">), FAPROTAX (v1.2.12; </w:t>
      </w:r>
      <w:r w:rsidR="00843D2F" w:rsidRPr="00ED3037">
        <w:rPr>
          <w:rFonts w:ascii="Times New Roman" w:hAnsi="Times New Roman" w:cs="Times New Roman"/>
          <w:color w:val="000000" w:themeColor="text1"/>
          <w:sz w:val="24"/>
          <w:szCs w:val="24"/>
        </w:rPr>
        <w:fldChar w:fldCharType="begin"/>
      </w:r>
      <w:r w:rsidR="00911132" w:rsidRPr="00864AA6">
        <w:rPr>
          <w:rFonts w:ascii="Times New Roman" w:hAnsi="Times New Roman" w:cs="Times New Roman"/>
          <w:color w:val="000000" w:themeColor="text1"/>
          <w:sz w:val="24"/>
          <w:szCs w:val="24"/>
        </w:rPr>
        <w:instrText xml:space="preserve"> ADDIN ZOTERO_ITEM CSL_CITATION {"citationID":"YLlM8Lml","properties":{"unsorted":false,"formattedCitation":"(Louca {\\i{}et al.}, 2016)","plainCitation":"(Louca et al., 2016)","dontUpdate":true,"noteIndex":0},"citationItems":[{"id":20224,"uris":["http://zotero.org/users/11386985/items/V7EWJKJ8"],"itemData":{"id":20224,"type":"article-journal","abstract":"Microbial metabolism powers biogeochemical cycling in Earth's ecosystems. The taxonomic composition of microbial communities varies substantially between environments, but the ecological causes of this variation remain largely unknown. We analyzed taxonomic and functional community profiles to determine the factors that shape marine bacterial and archaeal communities across the global ocean. By classifying &gt;30,000marinemicroorganisms into metabolic functional groups, we were able to disentangle functional from taxonomic community variation. We find that environmental conditions strongly influence the distribution of functional groups in marine microbial communities by shaping metabolic niches, but only weakly influence taxonomic composition within individual functional groups. Hence, functional structure and composition within functional groups constitute complementary and roughly independent \"axes of variation\" shaped by markedly different processes.","container-title":"Science","DOI":"10.1126/SCIENCE.AAF4507/SUPPL_FILE/LOUCA.SM.PDF","ISSN":"10959203","issue":"6305","page":"1272-1277","PMID":"27634532","publisher":"American Association for the Advancement of Science","title":"Decoupling function and taxonomy in the global ocean microbiome","URL":"www.sciencemag.org/content/353/6305/1268/suppl/DC1","volume":"353","author":[{"family":"Louca","given":"Stilianos"},{"family":"Parfrey","given":"Laura Wegener"},{"family":"Doebeli","given":"Michael"}],"issued":{"date-parts":[["2016",9]]}}}],"schema":"https://github.com/citation-style-language/schema/raw/master/csl-citation.json"} </w:instrText>
      </w:r>
      <w:r w:rsidR="00843D2F" w:rsidRPr="00ED3037">
        <w:rPr>
          <w:rFonts w:ascii="Times New Roman" w:hAnsi="Times New Roman" w:cs="Times New Roman"/>
          <w:color w:val="000000" w:themeColor="text1"/>
          <w:sz w:val="24"/>
          <w:szCs w:val="24"/>
        </w:rPr>
        <w:fldChar w:fldCharType="separate"/>
      </w:r>
      <w:r w:rsidR="00843D2F" w:rsidRPr="00864AA6">
        <w:rPr>
          <w:rFonts w:ascii="Times New Roman" w:hAnsi="Times New Roman" w:cs="Times New Roman"/>
          <w:color w:val="000000" w:themeColor="text1"/>
          <w:sz w:val="24"/>
          <w:szCs w:val="24"/>
        </w:rPr>
        <w:t xml:space="preserve">Louca </w:t>
      </w:r>
      <w:r w:rsidR="00843D2F" w:rsidRPr="00864AA6">
        <w:rPr>
          <w:rFonts w:ascii="Times New Roman" w:hAnsi="Times New Roman" w:cs="Times New Roman"/>
          <w:i/>
          <w:iCs/>
          <w:color w:val="000000" w:themeColor="text1"/>
          <w:sz w:val="24"/>
          <w:szCs w:val="24"/>
        </w:rPr>
        <w:t>et al.</w:t>
      </w:r>
      <w:r w:rsidR="00843D2F" w:rsidRPr="00864AA6">
        <w:rPr>
          <w:rFonts w:ascii="Times New Roman" w:hAnsi="Times New Roman" w:cs="Times New Roman"/>
          <w:color w:val="000000" w:themeColor="text1"/>
          <w:sz w:val="24"/>
          <w:szCs w:val="24"/>
        </w:rPr>
        <w:t>, 2016</w:t>
      </w:r>
      <w:r w:rsidR="00843D2F" w:rsidRPr="00ED3037">
        <w:rPr>
          <w:rFonts w:ascii="Times New Roman" w:hAnsi="Times New Roman" w:cs="Times New Roman"/>
          <w:color w:val="000000" w:themeColor="text1"/>
          <w:sz w:val="24"/>
          <w:szCs w:val="24"/>
        </w:rPr>
        <w:fldChar w:fldCharType="end"/>
      </w:r>
      <w:r w:rsidRPr="00864AA6">
        <w:rPr>
          <w:rFonts w:ascii="Times New Roman" w:hAnsi="Times New Roman" w:cs="Times New Roman"/>
          <w:color w:val="000000" w:themeColor="text1"/>
          <w:sz w:val="24"/>
          <w:szCs w:val="24"/>
        </w:rPr>
        <w:t>), and metaTraits (GTDB genus-level summary;</w:t>
      </w:r>
      <w:r w:rsidR="00843D2F" w:rsidRPr="00864AA6">
        <w:rPr>
          <w:rFonts w:ascii="Times New Roman" w:hAnsi="Times New Roman" w:cs="Times New Roman"/>
          <w:color w:val="000000" w:themeColor="text1"/>
          <w:sz w:val="24"/>
          <w:szCs w:val="24"/>
        </w:rPr>
        <w:t xml:space="preserve"> </w:t>
      </w:r>
      <w:r w:rsidR="00843D2F" w:rsidRPr="00ED3037">
        <w:rPr>
          <w:rFonts w:ascii="Times New Roman" w:hAnsi="Times New Roman" w:cs="Times New Roman"/>
          <w:color w:val="000000" w:themeColor="text1"/>
          <w:sz w:val="24"/>
          <w:szCs w:val="24"/>
        </w:rPr>
        <w:fldChar w:fldCharType="begin"/>
      </w:r>
      <w:r w:rsidR="00911132" w:rsidRPr="00864AA6">
        <w:rPr>
          <w:rFonts w:ascii="Times New Roman" w:hAnsi="Times New Roman" w:cs="Times New Roman"/>
          <w:color w:val="000000" w:themeColor="text1"/>
          <w:sz w:val="24"/>
          <w:szCs w:val="24"/>
        </w:rPr>
        <w:instrText xml:space="preserve"> ADDIN ZOTERO_ITEM CSL_CITATION {"citationID":"fzSwyB4P","properties":{"unsorted":false,"formattedCitation":"(Podlesny {\\i{}et al.}, 2026)","plainCitation":"(Podlesny et al., 2026)","dontUpdate":true,"noteIndex":0},"citationItems":[{"id":22552,"uris":["http://zotero.org/users/11386985/items/3DYTMYVE"],"itemData":{"id":22552,"type":"article-journal","abstract":"Microbes differ greatly in their organismal structure, physiology, and environmental adaptation, yet information about these phenotypic traits is dispersed across multiple databases and is largely unavailable for taxa that remain uncultured. Here, we present metaTraits, a unified and accessible trait resource that integrates culture-derived trait information from BacDive, BV-BRC, JGI IMG, and GOLD with genome-based predictions for medium and high-quality isolate and metagenome-assembled genomes (MAGs) from proGenomes and SPIRE. metaTraits covers over 2.2 million genomes and &gt;140 harmonized traits mapped to standardized ontologies, spanning cell morphology (e.g. shape, size, and Gram staining), physiology (e.g. motility and sporulation), metabolic and enzymatic activities, environmental preferences (e.g. temperature, salinity, and oxygen tolerance), and lifestyle categories. All records are linked to the original evidence, and species are cross-linked to NCBI and GTDB taxonomies. The interactive metaTraits website provides search and visualization tools, taxonomy-level summaries, and two workflows for annotating usersubmitted genomes or community profiles. metaTraits substantially advances accessibility and interoperability of microbial trait data, enabling comprehensive trait-based analyses of microbiomes across diverse environments. metaTraits is accessible via https://metatraits.embl.de.","container-title":"Nucleic Acids Research","DOI":"10.1093/nar/gkaf1241","ISSN":"0305-1048, 1362-4962","issue":"D1","language":"en","license":"https://creativecommons.org/licenses/by/4.0/","page":"D835-D841","source":"DOI.org (Crossref)","title":"metaTraits: a large-scale integration of microbial phenotypic trait information","title-short":"metaTraits","URL":"https://academic.oup.com/nar/article/54/D1/D835/8343513","volume":"54","author":[{"family":"Podlesny","given":"Daniel"},{"family":"Kim","given":"Chan Yeong"},{"family":"Robbani","given":"Shahriyar Mahdi"},{"family":"Schudoma","given":"Christian"},{"family":"Fullam","given":"Anthony"},{"family":"Reimer","given":"Lorenz C"},{"family":"Koblitz","given":"Julia"},{"family":"Schober","given":"Isabel"},{"family":"Iyappan","given":"Anandhi"},{"family":"Van Rossum","given":"Thea"},{"family":"Schiller","given":"Jonas"},{"family":"Grekova","given":"Anastasia"},{"family":"Kuhn","given":"Michael"},{"family":"Bork","given":"Peer"}],"accessed":{"date-parts":[["2026",10,8]]},"issued":{"date-parts":[["2026",1,6]]}}}],"schema":"https://github.com/citation-style-language/schema/raw/master/csl-citation.json"} </w:instrText>
      </w:r>
      <w:r w:rsidR="00843D2F" w:rsidRPr="00ED3037">
        <w:rPr>
          <w:rFonts w:ascii="Times New Roman" w:hAnsi="Times New Roman" w:cs="Times New Roman"/>
          <w:color w:val="000000" w:themeColor="text1"/>
          <w:sz w:val="24"/>
          <w:szCs w:val="24"/>
        </w:rPr>
        <w:fldChar w:fldCharType="separate"/>
      </w:r>
      <w:r w:rsidR="00843D2F" w:rsidRPr="00864AA6">
        <w:rPr>
          <w:rFonts w:ascii="Times New Roman" w:hAnsi="Times New Roman" w:cs="Times New Roman"/>
          <w:color w:val="000000" w:themeColor="text1"/>
          <w:sz w:val="24"/>
          <w:szCs w:val="24"/>
        </w:rPr>
        <w:t xml:space="preserve">Podlesny </w:t>
      </w:r>
      <w:r w:rsidR="00843D2F" w:rsidRPr="00864AA6">
        <w:rPr>
          <w:rFonts w:ascii="Times New Roman" w:hAnsi="Times New Roman" w:cs="Times New Roman"/>
          <w:i/>
          <w:iCs/>
          <w:color w:val="000000" w:themeColor="text1"/>
          <w:sz w:val="24"/>
          <w:szCs w:val="24"/>
        </w:rPr>
        <w:t>et al.</w:t>
      </w:r>
      <w:r w:rsidR="00843D2F" w:rsidRPr="00864AA6">
        <w:rPr>
          <w:rFonts w:ascii="Times New Roman" w:hAnsi="Times New Roman" w:cs="Times New Roman"/>
          <w:color w:val="000000" w:themeColor="text1"/>
          <w:sz w:val="24"/>
          <w:szCs w:val="24"/>
        </w:rPr>
        <w:t>, 2026</w:t>
      </w:r>
      <w:r w:rsidR="00843D2F" w:rsidRPr="00ED3037">
        <w:rPr>
          <w:rFonts w:ascii="Times New Roman" w:hAnsi="Times New Roman" w:cs="Times New Roman"/>
          <w:color w:val="000000" w:themeColor="text1"/>
          <w:sz w:val="24"/>
          <w:szCs w:val="24"/>
        </w:rPr>
        <w:fldChar w:fldCharType="end"/>
      </w:r>
      <w:r w:rsidRPr="00864AA6">
        <w:rPr>
          <w:rFonts w:ascii="Times New Roman" w:hAnsi="Times New Roman" w:cs="Times New Roman"/>
          <w:color w:val="000000" w:themeColor="text1"/>
          <w:sz w:val="24"/>
          <w:szCs w:val="24"/>
        </w:rPr>
        <w:t xml:space="preserve">). For BugBase, ASVs were matched to Greengenes </w:t>
      </w:r>
      <w:r w:rsidR="00843D2F" w:rsidRPr="00ED3037">
        <w:rPr>
          <w:rFonts w:ascii="Times New Roman" w:hAnsi="Times New Roman" w:cs="Times New Roman"/>
          <w:color w:val="000000" w:themeColor="text1"/>
          <w:sz w:val="24"/>
          <w:szCs w:val="24"/>
        </w:rPr>
        <w:fldChar w:fldCharType="begin"/>
      </w:r>
      <w:r w:rsidR="00843D2F" w:rsidRPr="00864AA6">
        <w:rPr>
          <w:rFonts w:ascii="Times New Roman" w:hAnsi="Times New Roman" w:cs="Times New Roman"/>
          <w:color w:val="000000" w:themeColor="text1"/>
          <w:sz w:val="24"/>
          <w:szCs w:val="24"/>
        </w:rPr>
        <w:instrText xml:space="preserve"> ADDIN ZOTERO_ITEM CSL_CITATION {"citationID":"R6ZR0z23","properties":{"unsorted":false,"formattedCitation":"(McDonald {\\i{}et al.}, 2012)","plainCitation":"(McDonald et al., 2012)","noteIndex":0},"citationItems":[{"id":22556,"uris":["http://zotero.org/users/11386985/items/Y4PTX4FS"],"itemData":{"id":22556,"type":"article-journal","container-title":"The ISME Journal","DOI":"10.1038/ismej.2011.139","note":"ADS Bibcode: 2012ISMEJ...6..610M","page":"610-618","publisher":"Springer","source":"NASA ADS","title":"An improved Greengenes taxonomy with explicit ranks for ecological and evolutionary analyses of bacteria and archaea","URL":"https://ui.adsabs.harvard.edu/abs/2012ISMEJ...6..610M","volume":"6","author":[{"family":"McDonald","given":"Daniel"},{"family":"Price","given":"Morgan N."},{"family":"Goodrich","given":"Julia"},{"family":"Nawrocki","given":"Eric P."},{"family":"DeSantis","given":"Todd Z."},{"family":"Probst","given":"Alexander"},{"family":"Andersen","given":"Gary L."},{"family":"Knight","given":"Rob"},{"family":"Hugenholtz","given":"Philip"}],"accessed":{"date-parts":[["2026",10,8]]},"issued":{"date-parts":[["2012",3,1]]}}}],"schema":"https://github.com/citation-style-language/schema/raw/master/csl-citation.json"} </w:instrText>
      </w:r>
      <w:r w:rsidR="00843D2F" w:rsidRPr="00ED3037">
        <w:rPr>
          <w:rFonts w:ascii="Times New Roman" w:hAnsi="Times New Roman" w:cs="Times New Roman"/>
          <w:color w:val="000000" w:themeColor="text1"/>
          <w:sz w:val="24"/>
          <w:szCs w:val="24"/>
        </w:rPr>
        <w:fldChar w:fldCharType="separate"/>
      </w:r>
      <w:r w:rsidR="00905B3B" w:rsidRPr="00905B3B">
        <w:rPr>
          <w:rFonts w:ascii="Times New Roman" w:hAnsi="Times New Roman" w:cs="Times New Roman"/>
          <w:color w:val="000000"/>
          <w:sz w:val="24"/>
          <w:szCs w:val="24"/>
        </w:rPr>
        <w:t xml:space="preserve">(McDonald </w:t>
      </w:r>
      <w:r w:rsidR="00905B3B" w:rsidRPr="00905B3B">
        <w:rPr>
          <w:rFonts w:ascii="Times New Roman" w:hAnsi="Times New Roman" w:cs="Times New Roman"/>
          <w:i/>
          <w:iCs/>
          <w:color w:val="000000"/>
          <w:sz w:val="24"/>
          <w:szCs w:val="24"/>
        </w:rPr>
        <w:t>et al.</w:t>
      </w:r>
      <w:r w:rsidR="00905B3B" w:rsidRPr="00905B3B">
        <w:rPr>
          <w:rFonts w:ascii="Times New Roman" w:hAnsi="Times New Roman" w:cs="Times New Roman"/>
          <w:color w:val="000000"/>
          <w:sz w:val="24"/>
          <w:szCs w:val="24"/>
        </w:rPr>
        <w:t>, 2012)</w:t>
      </w:r>
      <w:r w:rsidR="00843D2F" w:rsidRPr="00ED3037">
        <w:rPr>
          <w:rFonts w:ascii="Times New Roman" w:hAnsi="Times New Roman" w:cs="Times New Roman"/>
          <w:color w:val="000000" w:themeColor="text1"/>
          <w:sz w:val="24"/>
          <w:szCs w:val="24"/>
        </w:rPr>
        <w:fldChar w:fldCharType="end"/>
      </w:r>
      <w:r w:rsidR="00843D2F" w:rsidRPr="00864AA6">
        <w:rPr>
          <w:rFonts w:ascii="Times New Roman" w:hAnsi="Times New Roman" w:cs="Times New Roman"/>
          <w:color w:val="000000" w:themeColor="text1"/>
          <w:sz w:val="24"/>
          <w:szCs w:val="24"/>
        </w:rPr>
        <w:t xml:space="preserve"> </w:t>
      </w:r>
      <w:r w:rsidRPr="00864AA6">
        <w:rPr>
          <w:rFonts w:ascii="Times New Roman" w:hAnsi="Times New Roman" w:cs="Times New Roman"/>
          <w:color w:val="000000" w:themeColor="text1"/>
          <w:sz w:val="24"/>
          <w:szCs w:val="24"/>
        </w:rPr>
        <w:t xml:space="preserve">with vsearch at ≥ 97% identity </w:t>
      </w:r>
      <w:r w:rsidR="00350CB6" w:rsidRPr="00ED3037">
        <w:rPr>
          <w:rFonts w:ascii="Times New Roman" w:hAnsi="Times New Roman" w:cs="Times New Roman"/>
          <w:color w:val="000000" w:themeColor="text1"/>
          <w:sz w:val="24"/>
          <w:szCs w:val="24"/>
        </w:rPr>
        <w:fldChar w:fldCharType="begin"/>
      </w:r>
      <w:r w:rsidR="00350CB6" w:rsidRPr="00864AA6">
        <w:rPr>
          <w:rFonts w:ascii="Times New Roman" w:hAnsi="Times New Roman" w:cs="Times New Roman"/>
          <w:color w:val="000000" w:themeColor="text1"/>
          <w:sz w:val="24"/>
          <w:szCs w:val="24"/>
        </w:rPr>
        <w:instrText xml:space="preserve"> ADDIN ZOTERO_ITEM CSL_CITATION {"citationID":"EnXLGRiv","properties":{"unsorted":false,"formattedCitation":"(Rognes {\\i{}et al.}, 2016)","plainCitation":"(Rognes et al., 2016)","noteIndex":0},"citationItems":[{"id":903,"uris":["http://zotero.org/users/11386985/items/3TU6MRWQ","http://zotero.org/users/11386985/items/PI9B45CQ"],"itemData":{"id":903,"type":"article-journal","abstract":"Background VSEARCH is an open source and free of charge multithreaded 64-bit tool for processing and preparing metagenomics, genomics and population genomics nucleotide sequence data. It is designed as an alternative to the widely used USEARCH tool (Edgar, 2010) for which the source code is not publicly available, algorithm details are only rudimentarily described, and only a memory-confined 32-bit version is freely available for academic use. Methods When searching nucleotide sequences, VSEARCH uses a fast heuristic based on words shared by the query and target sequences in order to quickly identify similar sequences, a similar strategy is probably used in USEARCH. VSEARCH then performs optimal global sequence alignment of the query against potential target sequences, using full dynamic programming instead of the seed-and-extend heuristic used by USEARCH. Pairwise alignments are computed in parallel using vectorisation and multiple threads. Results VSEARCH includes most commands for analysing nucleotide sequences available in USEARCH version 7 and several of those available in USEARCH version 8, including searching (exact or based on global alignment), clustering by similarity (using length pre-sorting, abundance pre-sorting or a user-defined order), chimera detection (reference-based or de novo), dereplication (full length or prefix), pairwise alignment, reverse complementation, sorting, and subsampling. VSEARCH also includes commands for FASTQ file processing, i.e., format detection, filtering, read quality statistics, and merging of paired reads. Furthermore, VSEARCH extends functionality with several new commands and improvements, including shuffling, rereplication, masking of low-complexity sequences with the well-known DUST algorithm, a choice among different similarity definitions, and FASTQ file format conversion. VSEARCH is here shown to be more accurate than USEARCH when performing searching, clustering, chimera detection and subsampling, while on a par with USEARCH for paired-ends read merging. VSEARCH is slower than USEARCH when performing clustering and chimera detection, but significantly faster when performing paired-end reads merging and dereplication. VSEARCH is available at https://github.com/torognes/vsearch under either the BSD 2-clause license or the GNU General Public License version 3.0. Discussion VSEARCH has been shown to be a fast, accurate and full-fledged alternative to USEARCH. A free and open-source versatile tool for sequence analysis is now available to the metagenomics community.","container-title":"PeerJ","DOI":"10.7717/PEERJ.2584/FIG-7","ISSN":"21678359","issue":"10","page":"e2584","PMID":"27781170","publisher":"PeerJ Inc.","title":"VSEARCH: A versatile open source tool for metagenomics","URL":"https://peerj.com/articles/2584","volume":"2016","author":[{"family":"Rognes","given":"Torbjørn"},{"family":"Flouri","given":"Tomáš"},{"family":"Nichols","given":"Ben"},{"family":"Quince","given":"Christopher"},{"family":"Mahé","given":"Frédéric"}],"accessed":{"date-parts":[["2022",7,18]]},"issued":{"date-parts":[["2016",10,18]]}}}],"schema":"https://github.com/citation-style-language/schema/raw/master/csl-citation.json"} </w:instrText>
      </w:r>
      <w:r w:rsidR="00350CB6" w:rsidRPr="00ED3037">
        <w:rPr>
          <w:rFonts w:ascii="Times New Roman" w:hAnsi="Times New Roman" w:cs="Times New Roman"/>
          <w:color w:val="000000" w:themeColor="text1"/>
          <w:sz w:val="24"/>
          <w:szCs w:val="24"/>
        </w:rPr>
        <w:fldChar w:fldCharType="separate"/>
      </w:r>
      <w:r w:rsidR="00905B3B" w:rsidRPr="00905B3B">
        <w:rPr>
          <w:rFonts w:ascii="Times New Roman" w:hAnsi="Times New Roman" w:cs="Times New Roman"/>
          <w:color w:val="000000"/>
          <w:sz w:val="24"/>
          <w:szCs w:val="24"/>
        </w:rPr>
        <w:t xml:space="preserve">(Rognes </w:t>
      </w:r>
      <w:r w:rsidR="00905B3B" w:rsidRPr="00905B3B">
        <w:rPr>
          <w:rFonts w:ascii="Times New Roman" w:hAnsi="Times New Roman" w:cs="Times New Roman"/>
          <w:i/>
          <w:iCs/>
          <w:color w:val="000000"/>
          <w:sz w:val="24"/>
          <w:szCs w:val="24"/>
        </w:rPr>
        <w:t>et al.</w:t>
      </w:r>
      <w:r w:rsidR="00905B3B" w:rsidRPr="00905B3B">
        <w:rPr>
          <w:rFonts w:ascii="Times New Roman" w:hAnsi="Times New Roman" w:cs="Times New Roman"/>
          <w:color w:val="000000"/>
          <w:sz w:val="24"/>
          <w:szCs w:val="24"/>
        </w:rPr>
        <w:t>, 2016)</w:t>
      </w:r>
      <w:r w:rsidR="00350CB6" w:rsidRPr="00ED3037">
        <w:rPr>
          <w:rFonts w:ascii="Times New Roman" w:hAnsi="Times New Roman" w:cs="Times New Roman"/>
          <w:color w:val="000000" w:themeColor="text1"/>
          <w:sz w:val="24"/>
          <w:szCs w:val="24"/>
        </w:rPr>
        <w:fldChar w:fldCharType="end"/>
      </w:r>
      <w:r w:rsidRPr="00864AA6">
        <w:rPr>
          <w:rFonts w:ascii="Times New Roman" w:hAnsi="Times New Roman" w:cs="Times New Roman"/>
          <w:color w:val="000000" w:themeColor="text1"/>
          <w:sz w:val="24"/>
          <w:szCs w:val="24"/>
        </w:rPr>
        <w:t>. Binary traits with at least 100 annotated ASVs were tested against log2(n_hosts + 1) with binomial generalised linear models. Here, n_hosts is the number of host species on which an ASV was detected. Numeric traits were tested by Spearman correlation with n_hosts. KEGG orthologue</w:t>
      </w:r>
      <w:r w:rsidR="002C6C94" w:rsidRPr="00864AA6">
        <w:rPr>
          <w:rFonts w:ascii="Times New Roman" w:hAnsi="Times New Roman" w:cs="Times New Roman"/>
          <w:color w:val="000000" w:themeColor="text1"/>
          <w:sz w:val="24"/>
          <w:szCs w:val="24"/>
        </w:rPr>
        <w:t xml:space="preserve"> </w:t>
      </w:r>
      <w:r w:rsidR="00C34FA0" w:rsidRPr="00864AA6">
        <w:rPr>
          <w:rFonts w:ascii="Times New Roman" w:hAnsi="Times New Roman" w:cs="Times New Roman"/>
          <w:color w:val="000000" w:themeColor="text1"/>
          <w:sz w:val="24"/>
          <w:szCs w:val="24"/>
        </w:rPr>
        <w:t xml:space="preserve">composition were </w:t>
      </w:r>
      <w:r w:rsidRPr="00864AA6">
        <w:rPr>
          <w:rFonts w:ascii="Times New Roman" w:hAnsi="Times New Roman" w:cs="Times New Roman"/>
          <w:color w:val="000000" w:themeColor="text1"/>
          <w:sz w:val="24"/>
          <w:szCs w:val="24"/>
        </w:rPr>
        <w:t xml:space="preserve">predicted </w:t>
      </w:r>
      <w:r w:rsidR="00C34FA0" w:rsidRPr="00864AA6">
        <w:rPr>
          <w:rFonts w:ascii="Times New Roman" w:hAnsi="Times New Roman" w:cs="Times New Roman"/>
          <w:color w:val="000000" w:themeColor="text1"/>
          <w:sz w:val="24"/>
          <w:szCs w:val="24"/>
        </w:rPr>
        <w:t xml:space="preserve">using </w:t>
      </w:r>
      <w:r w:rsidRPr="00864AA6">
        <w:rPr>
          <w:rFonts w:ascii="Times New Roman" w:hAnsi="Times New Roman" w:cs="Times New Roman"/>
          <w:color w:val="000000" w:themeColor="text1"/>
          <w:sz w:val="24"/>
          <w:szCs w:val="24"/>
        </w:rPr>
        <w:t>PICRUSt2 (v2.6.2;</w:t>
      </w:r>
      <w:r w:rsidR="00347899" w:rsidRPr="00864AA6">
        <w:rPr>
          <w:rFonts w:ascii="Times New Roman" w:hAnsi="Times New Roman" w:cs="Times New Roman"/>
          <w:color w:val="000000" w:themeColor="text1"/>
          <w:sz w:val="24"/>
          <w:szCs w:val="24"/>
        </w:rPr>
        <w:t xml:space="preserve"> </w:t>
      </w:r>
      <w:r w:rsidR="00347899" w:rsidRPr="00ED3037">
        <w:rPr>
          <w:rFonts w:ascii="Times New Roman" w:hAnsi="Times New Roman" w:cs="Times New Roman"/>
          <w:color w:val="000000" w:themeColor="text1"/>
          <w:sz w:val="24"/>
          <w:szCs w:val="24"/>
        </w:rPr>
        <w:fldChar w:fldCharType="begin"/>
      </w:r>
      <w:r w:rsidR="00347899" w:rsidRPr="00864AA6">
        <w:rPr>
          <w:rFonts w:ascii="Times New Roman" w:hAnsi="Times New Roman" w:cs="Times New Roman"/>
          <w:color w:val="000000" w:themeColor="text1"/>
          <w:sz w:val="24"/>
          <w:szCs w:val="24"/>
        </w:rPr>
        <w:instrText xml:space="preserve"> ADDIN ZOTERO_ITEM CSL_CITATION {"citationID":"MBFkM3bY","properties":{"unsorted":false,"formattedCitation":"(Douglas {\\i{}et al.}, 2020)","plainCitation":"(Douglas et al., 2020)","noteIndex":0},"citationItems":[{"id":22558,"uris":["http://zotero.org/users/11386985/items/MMZ9SI4K"],"itemData":{"id":22558,"type":"article-journal","container-title":"Nature Biotechnology","DOI":"10.1038/s41587-020-0548-6","ISSN":"1546-1696","issue":"6","journalAbbreviation":"Nat Biotechnol","language":"en","license":"2020 The Author(s), under exclusive licence to Springer Nature America, Inc.","page":"685-688","publisher":"Nature Publishing Group","source":"www.nature.com","title":"PICRUSt2 for prediction of metagenome functions","URL":"https://www.nature.com/articles/s41587-020-0548-6","volume":"38","author":[{"family":"Douglas","given":"Gavin M."},{"family":"Maffei","given":"Vincent J."},{"family":"Zaneveld","given":"Jesse R."},{"family":"Yurgel","given":"Svetlana N."},{"family":"Brown","given":"James R."},{"family":"Taylor","given":"Christopher M."},{"family":"Huttenhower","given":"Curtis"},{"family":"Langille","given":"Morgan G. I."}],"accessed":{"date-parts":[["2026",10,8]]},"issued":{"date-parts":[["2020",6]]}}}],"schema":"https://github.com/citation-style-language/schema/raw/master/csl-citation.json"} </w:instrText>
      </w:r>
      <w:r w:rsidR="00347899" w:rsidRPr="00ED3037">
        <w:rPr>
          <w:rFonts w:ascii="Times New Roman" w:hAnsi="Times New Roman" w:cs="Times New Roman"/>
          <w:color w:val="000000" w:themeColor="text1"/>
          <w:sz w:val="24"/>
          <w:szCs w:val="24"/>
        </w:rPr>
        <w:fldChar w:fldCharType="separate"/>
      </w:r>
      <w:r w:rsidR="00905B3B" w:rsidRPr="00905B3B">
        <w:rPr>
          <w:rFonts w:ascii="Times New Roman" w:hAnsi="Times New Roman" w:cs="Times New Roman"/>
          <w:color w:val="000000"/>
          <w:sz w:val="24"/>
          <w:szCs w:val="24"/>
        </w:rPr>
        <w:t xml:space="preserve">(Douglas </w:t>
      </w:r>
      <w:r w:rsidR="00905B3B" w:rsidRPr="00905B3B">
        <w:rPr>
          <w:rFonts w:ascii="Times New Roman" w:hAnsi="Times New Roman" w:cs="Times New Roman"/>
          <w:i/>
          <w:iCs/>
          <w:color w:val="000000"/>
          <w:sz w:val="24"/>
          <w:szCs w:val="24"/>
        </w:rPr>
        <w:t>et al.</w:t>
      </w:r>
      <w:r w:rsidR="00905B3B" w:rsidRPr="00905B3B">
        <w:rPr>
          <w:rFonts w:ascii="Times New Roman" w:hAnsi="Times New Roman" w:cs="Times New Roman"/>
          <w:color w:val="000000"/>
          <w:sz w:val="24"/>
          <w:szCs w:val="24"/>
        </w:rPr>
        <w:t>, 2020)</w:t>
      </w:r>
      <w:r w:rsidR="00347899" w:rsidRPr="00ED3037">
        <w:rPr>
          <w:rFonts w:ascii="Times New Roman" w:hAnsi="Times New Roman" w:cs="Times New Roman"/>
          <w:color w:val="000000" w:themeColor="text1"/>
          <w:sz w:val="24"/>
          <w:szCs w:val="24"/>
        </w:rPr>
        <w:fldChar w:fldCharType="end"/>
      </w:r>
      <w:r w:rsidRPr="00864AA6">
        <w:rPr>
          <w:rFonts w:ascii="Times New Roman" w:hAnsi="Times New Roman" w:cs="Times New Roman"/>
          <w:color w:val="000000" w:themeColor="text1"/>
          <w:sz w:val="24"/>
          <w:szCs w:val="24"/>
        </w:rPr>
        <w:t xml:space="preserve">; </w:t>
      </w:r>
      <w:r w:rsidR="00B27A87" w:rsidRPr="00864AA6">
        <w:rPr>
          <w:rFonts w:ascii="Times New Roman" w:hAnsi="Times New Roman" w:cs="Times New Roman"/>
          <w:color w:val="000000" w:themeColor="text1"/>
          <w:sz w:val="24"/>
          <w:szCs w:val="24"/>
        </w:rPr>
        <w:t xml:space="preserve">with </w:t>
      </w:r>
      <w:r w:rsidRPr="00864AA6">
        <w:rPr>
          <w:rFonts w:ascii="Times New Roman" w:hAnsi="Times New Roman" w:cs="Times New Roman"/>
          <w:color w:val="000000" w:themeColor="text1"/>
          <w:sz w:val="24"/>
          <w:szCs w:val="24"/>
        </w:rPr>
        <w:t>maximum NSTI 0.15, which retained 2,755 of the 2,823 ASVs). The 7,883 of 13,793 predicted orthologues that varied among ASVs</w:t>
      </w:r>
      <w:r w:rsidR="00905B3B">
        <w:rPr>
          <w:rFonts w:ascii="Times New Roman" w:hAnsi="Times New Roman" w:cs="Times New Roman"/>
          <w:sz w:val="24"/>
          <w:szCs w:val="24"/>
        </w:rPr>
        <w:t xml:space="preserve">(Douglas </w:t>
      </w:r>
      <w:r w:rsidR="00905B3B">
        <w:rPr>
          <w:rFonts w:ascii="Times New Roman" w:hAnsi="Times New Roman" w:cs="Times New Roman"/>
          <w:i/>
          <w:iCs/>
          <w:sz w:val="24"/>
          <w:szCs w:val="24"/>
        </w:rPr>
        <w:t>et al.</w:t>
      </w:r>
      <w:r w:rsidR="00905B3B">
        <w:rPr>
          <w:rFonts w:ascii="Times New Roman" w:hAnsi="Times New Roman" w:cs="Times New Roman"/>
          <w:sz w:val="24"/>
          <w:szCs w:val="24"/>
        </w:rPr>
        <w:t>, 2020)</w:t>
      </w:r>
      <w:r w:rsidR="002C6C94" w:rsidRPr="00ED3037">
        <w:rPr>
          <w:rFonts w:ascii="Times New Roman" w:hAnsi="Times New Roman" w:cs="Times New Roman"/>
          <w:color w:val="000000" w:themeColor="text1"/>
          <w:sz w:val="24"/>
          <w:szCs w:val="24"/>
        </w:rPr>
        <w:fldChar w:fldCharType="begin"/>
      </w:r>
      <w:r w:rsidR="00911132" w:rsidRPr="00864AA6">
        <w:rPr>
          <w:rFonts w:ascii="Times New Roman" w:hAnsi="Times New Roman" w:cs="Times New Roman"/>
          <w:color w:val="000000" w:themeColor="text1"/>
          <w:sz w:val="24"/>
          <w:szCs w:val="24"/>
        </w:rPr>
        <w:instrText xml:space="preserve"> ADDIN ZOTERO_ITEM CSL_CITATION {"citationID":"dmACu7DY","properties":{"unsorted":false,"formattedCitation":"(Douglas {\\i{}et al.}, 2020)","plainCitation":"","noteIndex":0},"citationItems":[{"id":22558,"uris":["http://zotero.org/users/11386985/items/MMZ9SI4K"],"itemData":{"id":22558,"type":"article-journal","container-title":"Nature Biotechnology","DOI":"10.1038/s41587-020-0548-6","ISSN":"1546-1696","issue":"6","journalAbbreviation":"Nat Biotechnol","language":"en","license":"2020 The Author(s), under exclusive licence to Springer Nature America, Inc.","page":"685-688","publisher":"Nature Publishing Group","source":"www.nature.com","title":"PICRUSt2 for prediction of metagenome functions","URL":"https://www.nature.com/articles/s41587-020-0548-6","volume":"38","author":[{"family":"Douglas","given":"Gavin M."},{"family":"Maffei","given":"Vincent J."},{"family":"Zaneveld","given":"Jesse R."},{"family":"Yurgel","given":"Svetlana N."},{"family":"Brown","given":"James R."},{"family":"Taylor","given":"Christopher M."},{"family":"Huttenhower","given":"Curtis"},{"family":"Langille","given":"Morgan G. I."}],"accessed":{"date-parts":[["2026",10,8]]},"issued":{"date-parts":[["2020",6]]}}}],"schema":"https://github.com/citation-style-language/schema/raw/master/csl-citation.json"} </w:instrText>
      </w:r>
      <w:r w:rsidR="00000000">
        <w:rPr>
          <w:rFonts w:ascii="Times New Roman" w:hAnsi="Times New Roman" w:cs="Times New Roman"/>
          <w:color w:val="000000" w:themeColor="text1"/>
          <w:sz w:val="24"/>
          <w:szCs w:val="24"/>
        </w:rPr>
        <w:fldChar w:fldCharType="separate"/>
      </w:r>
      <w:r w:rsidR="002C6C94" w:rsidRPr="00ED3037">
        <w:rPr>
          <w:rFonts w:ascii="Times New Roman" w:hAnsi="Times New Roman" w:cs="Times New Roman"/>
          <w:color w:val="000000" w:themeColor="text1"/>
          <w:sz w:val="24"/>
          <w:szCs w:val="24"/>
        </w:rPr>
        <w:fldChar w:fldCharType="end"/>
      </w:r>
      <w:r w:rsidRPr="00864AA6">
        <w:rPr>
          <w:rFonts w:ascii="Times New Roman" w:hAnsi="Times New Roman" w:cs="Times New Roman"/>
          <w:color w:val="000000" w:themeColor="text1"/>
          <w:sz w:val="24"/>
          <w:szCs w:val="24"/>
        </w:rPr>
        <w:t xml:space="preserve"> were tested </w:t>
      </w:r>
      <w:r w:rsidR="00C34FA0" w:rsidRPr="00864AA6">
        <w:rPr>
          <w:rFonts w:ascii="Times New Roman" w:hAnsi="Times New Roman" w:cs="Times New Roman"/>
          <w:color w:val="000000" w:themeColor="text1"/>
          <w:sz w:val="24"/>
          <w:szCs w:val="24"/>
        </w:rPr>
        <w:t>as follows: t</w:t>
      </w:r>
      <w:r w:rsidRPr="00864AA6">
        <w:rPr>
          <w:rFonts w:ascii="Times New Roman" w:hAnsi="Times New Roman" w:cs="Times New Roman"/>
          <w:color w:val="000000" w:themeColor="text1"/>
          <w:sz w:val="24"/>
          <w:szCs w:val="24"/>
        </w:rPr>
        <w:t xml:space="preserve">hey were classed </w:t>
      </w:r>
      <w:r w:rsidR="00320837" w:rsidRPr="00864AA6">
        <w:rPr>
          <w:rFonts w:ascii="Times New Roman" w:hAnsi="Times New Roman" w:cs="Times New Roman"/>
          <w:color w:val="000000" w:themeColor="text1"/>
          <w:sz w:val="24"/>
          <w:szCs w:val="24"/>
        </w:rPr>
        <w:t xml:space="preserve">as </w:t>
      </w:r>
      <w:r w:rsidRPr="00864AA6">
        <w:rPr>
          <w:rFonts w:ascii="Times New Roman" w:hAnsi="Times New Roman" w:cs="Times New Roman"/>
          <w:color w:val="000000" w:themeColor="text1"/>
          <w:sz w:val="24"/>
          <w:szCs w:val="24"/>
        </w:rPr>
        <w:t xml:space="preserve">generalist- or specialist-enriched at FDR &lt; 0.05 and an absolute log2 odds ratio of at least 0.5, and annotated to KEGG level-2 categories and PGPg_finder functions </w:t>
      </w:r>
      <w:r w:rsidR="0075303C" w:rsidRPr="00ED3037">
        <w:rPr>
          <w:rFonts w:ascii="Times New Roman" w:hAnsi="Times New Roman" w:cs="Times New Roman"/>
          <w:color w:val="000000" w:themeColor="text1"/>
          <w:sz w:val="24"/>
          <w:szCs w:val="24"/>
        </w:rPr>
        <w:fldChar w:fldCharType="begin"/>
      </w:r>
      <w:r w:rsidR="0075303C" w:rsidRPr="00864AA6">
        <w:rPr>
          <w:rFonts w:ascii="Times New Roman" w:hAnsi="Times New Roman" w:cs="Times New Roman"/>
          <w:color w:val="000000" w:themeColor="text1"/>
          <w:sz w:val="24"/>
          <w:szCs w:val="24"/>
        </w:rPr>
        <w:instrText xml:space="preserve"> ADDIN ZOTERO_ITEM CSL_CITATION {"citationID":"icDMqQ7C","properties":{"unsorted":false,"formattedCitation":"(Pellegrinetti {\\i{}et al.}, 2024)","plainCitation":"(Pellegrinetti et al., 2024)","noteIndex":0},"citationItems":[{"id":22560,"uris":["http://zotero.org/users/11386985/items/F3MUSRC9"],"itemData":{"id":22560,"type":"article-journal","abstract":"Identifying and comparing plant growth-promoting traits (PGPT) within whole-genome and metagenomic sequencing data can significantly advance agricultural research and promote sustainable crop production. This study introduces PGPg_finder, a comprehensive pipeline designed to annotate and compare PGPT from both whole-genome and metagenome sequencing datasets. This pipeline utilizes direct sequence annotation alongside de novo assembly methods to accurately detect PGPT. By cross-referencing sequences from the PLaBAse database, it identifies and quantifies the presence of these genes within the original datasets, facilitating an intuitive comparison of the abundance and distribution of PGPT across various samples. We evaluated the performance of PGPg_finder by analyzing genomes from five rhizobacterial strains: Paenibacillus vini, Paenibacillus polymyxa, Fictibacillus sp., Brevibacillus agri, and Bacillus cereus, and also metagenomic samples from bulk soils subjected to forest-to-pasture conversion in the Amazon rainforest. The genomic workflow revealed several genes associated with substrate utilization, abiotic stress neutralization, phosphate solubilization, and iron acquisition. It also identified genes unique to specific lineages, including those associated with colonization and plant-derived substrate usage in P. polymyxa, quorum sensing response and biofilm formation in P. vini, heavy metal detoxification and nitrogen acquisition in B. agri, and spore production and neutralizing biotic stress in B. cereus. The strain Fictibacillus sp. presented several unique genes related to surface attachment, stress response, xenobiotic degradation, phosphate solubilization, and phytohormone production. The use of PGPg_finder highlights its potential to uncover novel inoculants and strains. The metagenomic workflow distinguished plant-growth promotion gene profiles between soils from the Amazon rainforest and pasture, with the latter showing a profile more aligned with simple carbohydrate consumption, abiotic stress tolerance, motility and chemotaxis, and phosphorus mineralization. Native forests exhibited a profile associated with the degradation of complex organic matter, oxidative stress tolerance, xenobiotic degradation, bactericidal activity, iron acquisition, and volatile pathways. These findings underscore the effectiveness and sensitivity of PGPg_finder in accurately identifying and comparing PGPT genes, highlighting both commonalities and variations across samples. The application of this pipeline has the potential to significantly facilitate the identification of plant growth-promoting microbes.","container-title":"Rhizosphere","DOI":"10.1016/j.rhisph.2024.100905","ISSN":"2452-2198","journalAbbreviation":"Rhizosphere","page":"100905","source":"ScienceDirect","title":"&lt;i&gt;PGPg_finder&lt;/i&gt;: A comprehensive and user-friendly pipeline for identifying plant growth-promoting genes in genomic and metagenomic data","title-short":"&lt;i&gt;PGPg_finder&lt;/i&gt;","URL":"https://www.sciencedirect.com/science/article/pii/S2452219824000600","volume":"30","author":[{"family":"Pellegrinetti","given":"Thierry Alexandre"},{"family":"Monteiro","given":"Gabriel Gustavo Tavares Nunes"},{"family":"Lemos","given":"Leandro Nascimento"},{"family":"Santos","given":"Renato Augusto Corrêa","dropping-particle":"dos"},{"family":"Barros","given":"Artur Gomes"},{"family":"Mendes","given":"Lucas William"}],"accessed":{"date-parts":[["2026",10,8]]},"issued":{"date-parts":[["2024",6,1]]}}}],"schema":"https://github.com/citation-style-language/schema/raw/master/csl-citation.json"} </w:instrText>
      </w:r>
      <w:r w:rsidR="0075303C" w:rsidRPr="00ED3037">
        <w:rPr>
          <w:rFonts w:ascii="Times New Roman" w:hAnsi="Times New Roman" w:cs="Times New Roman"/>
          <w:color w:val="000000" w:themeColor="text1"/>
          <w:sz w:val="24"/>
          <w:szCs w:val="24"/>
        </w:rPr>
        <w:fldChar w:fldCharType="separate"/>
      </w:r>
      <w:r w:rsidR="00905B3B" w:rsidRPr="00905B3B">
        <w:rPr>
          <w:rFonts w:ascii="Times New Roman" w:hAnsi="Times New Roman" w:cs="Times New Roman"/>
          <w:color w:val="000000"/>
          <w:sz w:val="24"/>
          <w:szCs w:val="24"/>
        </w:rPr>
        <w:t xml:space="preserve">(Pellegrinetti </w:t>
      </w:r>
      <w:r w:rsidR="00905B3B" w:rsidRPr="00905B3B">
        <w:rPr>
          <w:rFonts w:ascii="Times New Roman" w:hAnsi="Times New Roman" w:cs="Times New Roman"/>
          <w:i/>
          <w:iCs/>
          <w:color w:val="000000"/>
          <w:sz w:val="24"/>
          <w:szCs w:val="24"/>
        </w:rPr>
        <w:t>et al.</w:t>
      </w:r>
      <w:r w:rsidR="00905B3B" w:rsidRPr="00905B3B">
        <w:rPr>
          <w:rFonts w:ascii="Times New Roman" w:hAnsi="Times New Roman" w:cs="Times New Roman"/>
          <w:color w:val="000000"/>
          <w:sz w:val="24"/>
          <w:szCs w:val="24"/>
        </w:rPr>
        <w:t>, 2024)</w:t>
      </w:r>
      <w:r w:rsidR="0075303C" w:rsidRPr="00ED3037">
        <w:rPr>
          <w:rFonts w:ascii="Times New Roman" w:hAnsi="Times New Roman" w:cs="Times New Roman"/>
          <w:color w:val="000000" w:themeColor="text1"/>
          <w:sz w:val="24"/>
          <w:szCs w:val="24"/>
        </w:rPr>
        <w:fldChar w:fldCharType="end"/>
      </w:r>
      <w:r w:rsidRPr="00864AA6">
        <w:rPr>
          <w:rFonts w:ascii="Times New Roman" w:hAnsi="Times New Roman" w:cs="Times New Roman"/>
          <w:color w:val="000000" w:themeColor="text1"/>
          <w:sz w:val="24"/>
          <w:szCs w:val="24"/>
        </w:rPr>
        <w:t>.</w:t>
      </w:r>
      <w:r w:rsidR="00347899" w:rsidRPr="00864AA6">
        <w:rPr>
          <w:rFonts w:ascii="Times New Roman" w:hAnsi="Times New Roman" w:cs="Times New Roman"/>
          <w:color w:val="000000" w:themeColor="text1"/>
          <w:sz w:val="24"/>
          <w:szCs w:val="24"/>
        </w:rPr>
        <w:t xml:space="preserve"> </w:t>
      </w:r>
      <w:r w:rsidRPr="00864AA6">
        <w:rPr>
          <w:rFonts w:ascii="Times New Roman" w:hAnsi="Times New Roman" w:cs="Times New Roman"/>
          <w:color w:val="000000" w:themeColor="text1"/>
          <w:sz w:val="24"/>
          <w:szCs w:val="24"/>
        </w:rPr>
        <w:t xml:space="preserve">Three groups (predicted anaerobic, nitrogen-fixing, and small-genome bacteria, the last being the smallest 1% of genome sizes) were described by ASV number, relative abundance, taxonomic and generalist–specialist composition, and host loading. Their member taxa detected on at least three host genera were tested among host plant </w:t>
      </w:r>
      <w:r w:rsidR="00864AA6" w:rsidRPr="00864AA6">
        <w:rPr>
          <w:rFonts w:ascii="Times New Roman" w:hAnsi="Times New Roman" w:cs="Times New Roman"/>
          <w:color w:val="000000" w:themeColor="text1"/>
          <w:sz w:val="24"/>
          <w:szCs w:val="24"/>
        </w:rPr>
        <w:t xml:space="preserve">phylogenies </w:t>
      </w:r>
      <w:r w:rsidRPr="00864AA6">
        <w:rPr>
          <w:rFonts w:ascii="Times New Roman" w:hAnsi="Times New Roman" w:cs="Times New Roman"/>
          <w:color w:val="000000" w:themeColor="text1"/>
          <w:sz w:val="24"/>
          <w:szCs w:val="24"/>
        </w:rPr>
        <w:t xml:space="preserve">with Kruskal–Wallis tests. Traits, orthologue categories, </w:t>
      </w:r>
      <w:r w:rsidRPr="00864AA6">
        <w:rPr>
          <w:rFonts w:ascii="Times New Roman" w:hAnsi="Times New Roman" w:cs="Times New Roman"/>
          <w:color w:val="000000" w:themeColor="text1"/>
          <w:sz w:val="24"/>
          <w:szCs w:val="24"/>
        </w:rPr>
        <w:lastRenderedPageBreak/>
        <w:t xml:space="preserve">and special groups were also compared between </w:t>
      </w:r>
      <w:r w:rsidR="00633A4E" w:rsidRPr="00864AA6">
        <w:rPr>
          <w:rFonts w:ascii="Times New Roman" w:hAnsi="Times New Roman" w:cs="Times New Roman"/>
          <w:color w:val="000000" w:themeColor="text1"/>
          <w:sz w:val="24"/>
          <w:szCs w:val="24"/>
        </w:rPr>
        <w:t xml:space="preserve">developmental </w:t>
      </w:r>
      <w:r w:rsidRPr="00864AA6">
        <w:rPr>
          <w:rFonts w:ascii="Times New Roman" w:hAnsi="Times New Roman" w:cs="Times New Roman"/>
          <w:color w:val="000000" w:themeColor="text1"/>
          <w:sz w:val="24"/>
          <w:szCs w:val="24"/>
        </w:rPr>
        <w:t>stages</w:t>
      </w:r>
      <w:r w:rsidR="00864AA6" w:rsidRPr="00864AA6">
        <w:rPr>
          <w:rFonts w:ascii="Times New Roman" w:hAnsi="Times New Roman" w:cs="Times New Roman"/>
          <w:color w:val="000000" w:themeColor="text1"/>
          <w:sz w:val="24"/>
          <w:szCs w:val="24"/>
        </w:rPr>
        <w:t>, using three</w:t>
      </w:r>
      <w:r w:rsidRPr="00864AA6">
        <w:rPr>
          <w:rFonts w:ascii="Times New Roman" w:hAnsi="Times New Roman" w:cs="Times New Roman"/>
          <w:color w:val="000000" w:themeColor="text1"/>
          <w:sz w:val="24"/>
          <w:szCs w:val="24"/>
        </w:rPr>
        <w:t xml:space="preserve"> quantities: the share of each sample's annotated relative abundance held by ASVs carrying a trait, the share of its predicted orthologue copies in a category (ASV counts divided by predicted 16S copy number), and the relative abundance of each group. Each was expressed as Hedges' g (seedlings </w:t>
      </w:r>
      <w:r w:rsidR="00864AA6" w:rsidRPr="00864AA6">
        <w:rPr>
          <w:rFonts w:ascii="Times New Roman" w:hAnsi="Times New Roman" w:cs="Times New Roman"/>
          <w:color w:val="000000" w:themeColor="text1"/>
          <w:sz w:val="24"/>
          <w:szCs w:val="24"/>
        </w:rPr>
        <w:t xml:space="preserve">versus </w:t>
      </w:r>
      <w:r w:rsidRPr="00864AA6">
        <w:rPr>
          <w:rFonts w:ascii="Times New Roman" w:hAnsi="Times New Roman" w:cs="Times New Roman"/>
          <w:color w:val="000000" w:themeColor="text1"/>
          <w:sz w:val="24"/>
          <w:szCs w:val="24"/>
        </w:rPr>
        <w:t>seeds) within each plant family</w:t>
      </w:r>
      <w:r w:rsidR="00864AA6" w:rsidRPr="00864AA6">
        <w:rPr>
          <w:rFonts w:ascii="Times New Roman" w:hAnsi="Times New Roman" w:cs="Times New Roman"/>
          <w:color w:val="000000" w:themeColor="text1"/>
          <w:sz w:val="24"/>
          <w:szCs w:val="24"/>
        </w:rPr>
        <w:t>, performed on samples (n≥3)</w:t>
      </w:r>
      <w:r w:rsidRPr="00864AA6">
        <w:rPr>
          <w:rFonts w:ascii="Times New Roman" w:hAnsi="Times New Roman" w:cs="Times New Roman"/>
          <w:color w:val="000000" w:themeColor="text1"/>
          <w:sz w:val="24"/>
          <w:szCs w:val="24"/>
        </w:rPr>
        <w:t xml:space="preserve"> per stage. The estimates were pooled by random-effects meta-analysis </w:t>
      </w:r>
      <w:r w:rsidR="00864AA6" w:rsidRPr="00864AA6">
        <w:rPr>
          <w:rFonts w:ascii="Times New Roman" w:hAnsi="Times New Roman" w:cs="Times New Roman"/>
          <w:color w:val="000000" w:themeColor="text1"/>
          <w:sz w:val="24"/>
          <w:szCs w:val="24"/>
        </w:rPr>
        <w:t xml:space="preserve">using </w:t>
      </w:r>
      <w:r w:rsidRPr="00864AA6">
        <w:rPr>
          <w:rFonts w:ascii="Times New Roman" w:hAnsi="Times New Roman" w:cs="Times New Roman"/>
          <w:color w:val="000000" w:themeColor="text1"/>
          <w:sz w:val="24"/>
          <w:szCs w:val="24"/>
        </w:rPr>
        <w:t>the Knapp–Hartung adjustment.</w:t>
      </w:r>
    </w:p>
    <w:p w:rsidR="00015D8D" w:rsidRPr="00864AA6" w:rsidRDefault="002F061B" w:rsidP="00AB0F6E">
      <w:pPr>
        <w:pStyle w:val="Heading1"/>
        <w:spacing w:line="276" w:lineRule="auto"/>
        <w:rPr>
          <w:rFonts w:ascii="Times New Roman" w:hAnsi="Times New Roman" w:cs="Times New Roman"/>
          <w:color w:val="000000" w:themeColor="text1"/>
          <w:sz w:val="24"/>
          <w:szCs w:val="24"/>
        </w:rPr>
      </w:pPr>
      <w:r w:rsidRPr="00864AA6">
        <w:rPr>
          <w:rFonts w:ascii="Times New Roman" w:hAnsi="Times New Roman" w:cs="Times New Roman"/>
          <w:color w:val="000000" w:themeColor="text1"/>
          <w:sz w:val="24"/>
          <w:szCs w:val="24"/>
        </w:rPr>
        <w:t>Results</w:t>
      </w:r>
    </w:p>
    <w:p w:rsidR="00015D8D" w:rsidRPr="00864AA6" w:rsidRDefault="002F061B" w:rsidP="00AB0F6E">
      <w:pPr>
        <w:spacing w:before="80" w:after="120" w:line="276" w:lineRule="auto"/>
        <w:jc w:val="both"/>
        <w:rPr>
          <w:rFonts w:ascii="Times New Roman" w:hAnsi="Times New Roman" w:cs="Times New Roman"/>
          <w:color w:val="000000" w:themeColor="text1"/>
          <w:sz w:val="24"/>
          <w:szCs w:val="24"/>
        </w:rPr>
      </w:pPr>
      <w:r w:rsidRPr="00864AA6">
        <w:rPr>
          <w:rFonts w:ascii="Times New Roman" w:hAnsi="Times New Roman" w:cs="Times New Roman"/>
          <w:color w:val="000000" w:themeColor="text1"/>
          <w:sz w:val="24"/>
          <w:szCs w:val="24"/>
        </w:rPr>
        <w:t xml:space="preserve">Across the eight studies, 1,886 samples (1,282 seeds and 604 seedlings) and 2,823 ASVs passed taxonomy, prevalence, and depth filtering (Figure 1C, D). </w:t>
      </w:r>
      <w:r w:rsidR="005B6271" w:rsidRPr="00864AA6">
        <w:rPr>
          <w:rFonts w:ascii="Times New Roman" w:hAnsi="Times New Roman" w:cs="Times New Roman"/>
          <w:color w:val="000000" w:themeColor="text1"/>
          <w:sz w:val="24"/>
          <w:szCs w:val="24"/>
        </w:rPr>
        <w:t>R</w:t>
      </w:r>
      <w:r w:rsidRPr="00864AA6">
        <w:rPr>
          <w:rFonts w:ascii="Times New Roman" w:hAnsi="Times New Roman" w:cs="Times New Roman"/>
          <w:color w:val="000000" w:themeColor="text1"/>
          <w:sz w:val="24"/>
          <w:szCs w:val="24"/>
        </w:rPr>
        <w:t xml:space="preserve">arefaction to </w:t>
      </w:r>
      <w:r w:rsidR="0087062A" w:rsidRPr="00864AA6">
        <w:rPr>
          <w:rFonts w:ascii="Times New Roman" w:hAnsi="Times New Roman" w:cs="Times New Roman"/>
          <w:color w:val="000000" w:themeColor="text1"/>
          <w:sz w:val="24"/>
          <w:szCs w:val="24"/>
        </w:rPr>
        <w:t>a</w:t>
      </w:r>
      <w:r w:rsidR="005B6271" w:rsidRPr="00864AA6">
        <w:rPr>
          <w:rFonts w:ascii="Times New Roman" w:hAnsi="Times New Roman" w:cs="Times New Roman"/>
          <w:color w:val="000000" w:themeColor="text1"/>
          <w:sz w:val="24"/>
          <w:szCs w:val="24"/>
        </w:rPr>
        <w:t xml:space="preserve"> depth of </w:t>
      </w:r>
      <w:r w:rsidRPr="00864AA6">
        <w:rPr>
          <w:rFonts w:ascii="Times New Roman" w:hAnsi="Times New Roman" w:cs="Times New Roman"/>
          <w:color w:val="000000" w:themeColor="text1"/>
          <w:sz w:val="24"/>
          <w:szCs w:val="24"/>
        </w:rPr>
        <w:t>500 reads</w:t>
      </w:r>
      <w:r w:rsidR="0087062A" w:rsidRPr="00864AA6">
        <w:rPr>
          <w:rFonts w:ascii="Times New Roman" w:hAnsi="Times New Roman" w:cs="Times New Roman"/>
          <w:color w:val="000000" w:themeColor="text1"/>
          <w:sz w:val="24"/>
          <w:szCs w:val="24"/>
        </w:rPr>
        <w:t xml:space="preserve"> per sample</w:t>
      </w:r>
      <w:r w:rsidRPr="00864AA6">
        <w:rPr>
          <w:rFonts w:ascii="Times New Roman" w:hAnsi="Times New Roman" w:cs="Times New Roman"/>
          <w:color w:val="000000" w:themeColor="text1"/>
          <w:sz w:val="24"/>
          <w:szCs w:val="24"/>
        </w:rPr>
        <w:t xml:space="preserve"> retained 1,851 samples for the alpha-diversity analyses. The retained </w:t>
      </w:r>
      <w:r w:rsidR="005B6271" w:rsidRPr="00864AA6">
        <w:rPr>
          <w:rFonts w:ascii="Times New Roman" w:hAnsi="Times New Roman" w:cs="Times New Roman"/>
          <w:color w:val="000000" w:themeColor="text1"/>
          <w:sz w:val="24"/>
          <w:szCs w:val="24"/>
        </w:rPr>
        <w:t>data</w:t>
      </w:r>
      <w:r w:rsidRPr="00864AA6">
        <w:rPr>
          <w:rFonts w:ascii="Times New Roman" w:hAnsi="Times New Roman" w:cs="Times New Roman"/>
          <w:color w:val="000000" w:themeColor="text1"/>
          <w:sz w:val="24"/>
          <w:szCs w:val="24"/>
        </w:rPr>
        <w:t xml:space="preserve">set covered 12 host genera from six plant families, and 10 countries (Figure 1A, B, E, F). Three of the eight studies sampled seedlings only, so the within-study seed-to-seedling contrast </w:t>
      </w:r>
      <w:r w:rsidR="007F7457">
        <w:rPr>
          <w:rFonts w:ascii="Times New Roman" w:hAnsi="Times New Roman" w:cs="Times New Roman"/>
          <w:color w:val="000000" w:themeColor="text1"/>
          <w:sz w:val="24"/>
          <w:szCs w:val="24"/>
        </w:rPr>
        <w:t>based</w:t>
      </w:r>
      <w:r w:rsidRPr="00864AA6">
        <w:rPr>
          <w:rFonts w:ascii="Times New Roman" w:hAnsi="Times New Roman" w:cs="Times New Roman"/>
          <w:color w:val="000000" w:themeColor="text1"/>
          <w:sz w:val="24"/>
          <w:szCs w:val="24"/>
        </w:rPr>
        <w:t xml:space="preserve"> on five studies.</w:t>
      </w:r>
    </w:p>
    <w:p w:rsidR="00015D8D" w:rsidRPr="00864AA6" w:rsidRDefault="002F061B" w:rsidP="00AB0F6E">
      <w:pPr>
        <w:pStyle w:val="Heading2"/>
        <w:spacing w:line="276" w:lineRule="auto"/>
        <w:rPr>
          <w:rFonts w:ascii="Times New Roman" w:hAnsi="Times New Roman" w:cs="Times New Roman"/>
          <w:color w:val="000000" w:themeColor="text1"/>
          <w:sz w:val="24"/>
          <w:szCs w:val="24"/>
        </w:rPr>
      </w:pPr>
      <w:r w:rsidRPr="00864AA6">
        <w:rPr>
          <w:rFonts w:ascii="Times New Roman" w:hAnsi="Times New Roman" w:cs="Times New Roman"/>
          <w:color w:val="000000" w:themeColor="text1"/>
          <w:sz w:val="24"/>
          <w:szCs w:val="24"/>
        </w:rPr>
        <w:t>Bacterial community composition was dominated by a small set of taxa</w:t>
      </w:r>
    </w:p>
    <w:p w:rsidR="00986496" w:rsidRDefault="003631E0" w:rsidP="00AB0F6E">
      <w:pPr>
        <w:spacing w:before="80" w:after="120" w:line="276" w:lineRule="auto"/>
        <w:jc w:val="both"/>
        <w:rPr>
          <w:rFonts w:ascii="Times New Roman" w:hAnsi="Times New Roman" w:cs="Times New Roman"/>
          <w:color w:val="000000" w:themeColor="text1"/>
          <w:sz w:val="24"/>
          <w:szCs w:val="24"/>
        </w:rPr>
      </w:pPr>
      <w:r w:rsidRPr="00864AA6">
        <w:rPr>
          <w:rFonts w:ascii="Times New Roman" w:hAnsi="Times New Roman" w:cs="Times New Roman"/>
          <w:color w:val="000000" w:themeColor="text1"/>
          <w:sz w:val="24"/>
          <w:szCs w:val="24"/>
        </w:rPr>
        <w:t xml:space="preserve">Seed and seedling bacterial communities were dominated by a few taxa: Proteobacteria at phylum level and </w:t>
      </w:r>
      <w:r w:rsidRPr="005F3BC3">
        <w:rPr>
          <w:rFonts w:ascii="Times New Roman" w:hAnsi="Times New Roman" w:cs="Times New Roman"/>
          <w:i/>
          <w:iCs/>
          <w:color w:val="000000" w:themeColor="text1"/>
          <w:sz w:val="24"/>
          <w:szCs w:val="24"/>
        </w:rPr>
        <w:t>Pantoea</w:t>
      </w:r>
      <w:r w:rsidRPr="00864AA6">
        <w:rPr>
          <w:rFonts w:ascii="Times New Roman" w:hAnsi="Times New Roman" w:cs="Times New Roman"/>
          <w:color w:val="000000" w:themeColor="text1"/>
          <w:sz w:val="24"/>
          <w:szCs w:val="24"/>
        </w:rPr>
        <w:t xml:space="preserve">, </w:t>
      </w:r>
      <w:r w:rsidRPr="005F3BC3">
        <w:rPr>
          <w:rFonts w:ascii="Times New Roman" w:hAnsi="Times New Roman" w:cs="Times New Roman"/>
          <w:i/>
          <w:iCs/>
          <w:color w:val="000000" w:themeColor="text1"/>
          <w:sz w:val="24"/>
          <w:szCs w:val="24"/>
        </w:rPr>
        <w:t>Pseudomonas</w:t>
      </w:r>
      <w:r w:rsidRPr="00864AA6">
        <w:rPr>
          <w:rFonts w:ascii="Times New Roman" w:hAnsi="Times New Roman" w:cs="Times New Roman"/>
          <w:color w:val="000000" w:themeColor="text1"/>
          <w:sz w:val="24"/>
          <w:szCs w:val="24"/>
        </w:rPr>
        <w:t xml:space="preserve"> and </w:t>
      </w:r>
      <w:r w:rsidRPr="005F3BC3">
        <w:rPr>
          <w:rFonts w:ascii="Times New Roman" w:hAnsi="Times New Roman" w:cs="Times New Roman"/>
          <w:i/>
          <w:iCs/>
          <w:color w:val="000000" w:themeColor="text1"/>
          <w:sz w:val="24"/>
          <w:szCs w:val="24"/>
        </w:rPr>
        <w:t>Erwinia</w:t>
      </w:r>
      <w:r w:rsidRPr="00864AA6">
        <w:rPr>
          <w:rFonts w:ascii="Times New Roman" w:hAnsi="Times New Roman" w:cs="Times New Roman"/>
          <w:color w:val="000000" w:themeColor="text1"/>
          <w:sz w:val="24"/>
          <w:szCs w:val="24"/>
        </w:rPr>
        <w:t xml:space="preserve"> at genus level. Proteobacteria dominated at both stages (mean relative abundance 71.8%; 70.7% in seeds and 74.0% in seedlings), followed by Firmicutes (12.8%; 11.4% and 15.8%), Actinobacteriota (12.7%; 14.9% and 8.2%), and Bacteroidota (2.2%). Gammaproteobacteria was the most abundant and widespread class (61.3% and 67.2% in seeds and seedlings, respectively)</w:t>
      </w:r>
      <w:r w:rsidR="007F4534" w:rsidRPr="00864AA6">
        <w:rPr>
          <w:rFonts w:ascii="Times New Roman" w:hAnsi="Times New Roman" w:cs="Times New Roman"/>
          <w:color w:val="000000" w:themeColor="text1"/>
          <w:sz w:val="24"/>
          <w:szCs w:val="24"/>
        </w:rPr>
        <w:t>,</w:t>
      </w:r>
      <w:r w:rsidR="003C570A" w:rsidRPr="00864AA6">
        <w:rPr>
          <w:rFonts w:ascii="Times New Roman" w:hAnsi="Times New Roman" w:cs="Times New Roman"/>
          <w:color w:val="000000" w:themeColor="text1"/>
          <w:sz w:val="24"/>
          <w:szCs w:val="24"/>
        </w:rPr>
        <w:t xml:space="preserve"> followed by</w:t>
      </w:r>
      <w:r w:rsidR="007F4534" w:rsidRPr="00864AA6">
        <w:rPr>
          <w:rFonts w:ascii="Times New Roman" w:hAnsi="Times New Roman" w:cs="Times New Roman"/>
          <w:color w:val="000000" w:themeColor="text1"/>
          <w:sz w:val="24"/>
          <w:szCs w:val="24"/>
        </w:rPr>
        <w:t xml:space="preserve"> </w:t>
      </w:r>
      <w:r w:rsidRPr="00864AA6">
        <w:rPr>
          <w:rFonts w:ascii="Times New Roman" w:hAnsi="Times New Roman" w:cs="Times New Roman"/>
          <w:color w:val="000000" w:themeColor="text1"/>
          <w:sz w:val="24"/>
          <w:szCs w:val="24"/>
        </w:rPr>
        <w:t>Alphaproteobacteria (9.4% and 6.9%)</w:t>
      </w:r>
      <w:r w:rsidR="003C570A" w:rsidRPr="00864AA6">
        <w:rPr>
          <w:rFonts w:ascii="Times New Roman" w:hAnsi="Times New Roman" w:cs="Times New Roman"/>
          <w:color w:val="000000" w:themeColor="text1"/>
          <w:sz w:val="24"/>
          <w:szCs w:val="24"/>
        </w:rPr>
        <w:t xml:space="preserve">, </w:t>
      </w:r>
      <w:r w:rsidRPr="00864AA6">
        <w:rPr>
          <w:rFonts w:ascii="Times New Roman" w:hAnsi="Times New Roman" w:cs="Times New Roman"/>
          <w:color w:val="000000" w:themeColor="text1"/>
          <w:sz w:val="24"/>
          <w:szCs w:val="24"/>
        </w:rPr>
        <w:t>Bacilli (11.4% and 15.5</w:t>
      </w:r>
      <w:r w:rsidR="007F4534" w:rsidRPr="00864AA6">
        <w:rPr>
          <w:rFonts w:ascii="Times New Roman" w:hAnsi="Times New Roman" w:cs="Times New Roman"/>
          <w:color w:val="000000" w:themeColor="text1"/>
          <w:sz w:val="24"/>
          <w:szCs w:val="24"/>
        </w:rPr>
        <w:t>%</w:t>
      </w:r>
      <w:r w:rsidRPr="00864AA6">
        <w:rPr>
          <w:rFonts w:ascii="Times New Roman" w:hAnsi="Times New Roman" w:cs="Times New Roman"/>
          <w:color w:val="000000" w:themeColor="text1"/>
          <w:sz w:val="24"/>
          <w:szCs w:val="24"/>
        </w:rPr>
        <w:t>), Actinobacteria (14.9% and 8.2%), and Bacteroidia (2.5% and 1.5%).</w:t>
      </w:r>
      <w:r w:rsidR="007F4534" w:rsidRPr="00864AA6">
        <w:rPr>
          <w:rFonts w:ascii="Times New Roman" w:hAnsi="Times New Roman" w:cs="Times New Roman"/>
          <w:color w:val="000000" w:themeColor="text1"/>
          <w:sz w:val="24"/>
          <w:szCs w:val="24"/>
        </w:rPr>
        <w:t xml:space="preserve"> </w:t>
      </w:r>
      <w:r w:rsidRPr="005F3BC3">
        <w:rPr>
          <w:rFonts w:ascii="Times New Roman" w:hAnsi="Times New Roman" w:cs="Times New Roman"/>
          <w:i/>
          <w:iCs/>
          <w:color w:val="000000" w:themeColor="text1"/>
          <w:sz w:val="24"/>
          <w:szCs w:val="24"/>
        </w:rPr>
        <w:t>Pantoea, Pseudomonas</w:t>
      </w:r>
      <w:r w:rsidRPr="00864AA6">
        <w:rPr>
          <w:rFonts w:ascii="Times New Roman" w:hAnsi="Times New Roman" w:cs="Times New Roman"/>
          <w:color w:val="000000" w:themeColor="text1"/>
          <w:sz w:val="24"/>
          <w:szCs w:val="24"/>
        </w:rPr>
        <w:t xml:space="preserve">, and </w:t>
      </w:r>
      <w:r w:rsidRPr="005F3BC3">
        <w:rPr>
          <w:rFonts w:ascii="Times New Roman" w:hAnsi="Times New Roman" w:cs="Times New Roman"/>
          <w:i/>
          <w:iCs/>
          <w:color w:val="000000" w:themeColor="text1"/>
          <w:sz w:val="24"/>
          <w:szCs w:val="24"/>
        </w:rPr>
        <w:t>Erwinia</w:t>
      </w:r>
      <w:r w:rsidRPr="00864AA6">
        <w:rPr>
          <w:rFonts w:ascii="Times New Roman" w:hAnsi="Times New Roman" w:cs="Times New Roman"/>
          <w:color w:val="000000" w:themeColor="text1"/>
          <w:sz w:val="24"/>
          <w:szCs w:val="24"/>
        </w:rPr>
        <w:t xml:space="preserve"> were the most abundant genera, together accounting for 56.4% of genus-assigned reads. They were followed by </w:t>
      </w:r>
      <w:r w:rsidRPr="00864AA6">
        <w:rPr>
          <w:rFonts w:ascii="Times New Roman" w:hAnsi="Times New Roman" w:cs="Times New Roman"/>
          <w:i/>
          <w:iCs/>
          <w:color w:val="000000" w:themeColor="text1"/>
          <w:sz w:val="24"/>
          <w:szCs w:val="24"/>
        </w:rPr>
        <w:t>Exiguobacterium</w:t>
      </w:r>
      <w:r w:rsidRPr="00864AA6">
        <w:rPr>
          <w:rFonts w:ascii="Times New Roman" w:hAnsi="Times New Roman" w:cs="Times New Roman"/>
          <w:color w:val="000000" w:themeColor="text1"/>
          <w:sz w:val="24"/>
          <w:szCs w:val="24"/>
        </w:rPr>
        <w:t xml:space="preserve">, </w:t>
      </w:r>
      <w:r w:rsidRPr="002A4CEB">
        <w:rPr>
          <w:rFonts w:ascii="Times New Roman" w:hAnsi="Times New Roman" w:cs="Times New Roman"/>
          <w:i/>
          <w:iCs/>
          <w:color w:val="000000" w:themeColor="text1"/>
          <w:sz w:val="24"/>
          <w:szCs w:val="24"/>
        </w:rPr>
        <w:t>Enterobacter, Paenibacillus, Sphingomonas, Bacillus</w:t>
      </w:r>
      <w:r w:rsidRPr="00864AA6">
        <w:rPr>
          <w:rFonts w:ascii="Times New Roman" w:hAnsi="Times New Roman" w:cs="Times New Roman"/>
          <w:color w:val="000000" w:themeColor="text1"/>
          <w:sz w:val="24"/>
          <w:szCs w:val="24"/>
        </w:rPr>
        <w:t xml:space="preserve">, </w:t>
      </w:r>
      <w:r w:rsidRPr="00864AA6">
        <w:rPr>
          <w:rFonts w:ascii="Times New Roman" w:hAnsi="Times New Roman" w:cs="Times New Roman"/>
          <w:i/>
          <w:iCs/>
          <w:color w:val="000000" w:themeColor="text1"/>
          <w:sz w:val="24"/>
          <w:szCs w:val="24"/>
        </w:rPr>
        <w:t>Massilia</w:t>
      </w:r>
      <w:r w:rsidRPr="00864AA6">
        <w:rPr>
          <w:rFonts w:ascii="Times New Roman" w:hAnsi="Times New Roman" w:cs="Times New Roman"/>
          <w:color w:val="000000" w:themeColor="text1"/>
          <w:sz w:val="24"/>
          <w:szCs w:val="24"/>
        </w:rPr>
        <w:t xml:space="preserve">, and </w:t>
      </w:r>
      <w:r w:rsidRPr="00864AA6">
        <w:rPr>
          <w:rFonts w:ascii="Times New Roman" w:hAnsi="Times New Roman" w:cs="Times New Roman"/>
          <w:i/>
          <w:iCs/>
          <w:color w:val="000000" w:themeColor="text1"/>
          <w:sz w:val="24"/>
          <w:szCs w:val="24"/>
        </w:rPr>
        <w:t>Kosakonia</w:t>
      </w:r>
      <w:r w:rsidRPr="00864AA6">
        <w:rPr>
          <w:rFonts w:ascii="Times New Roman" w:hAnsi="Times New Roman" w:cs="Times New Roman"/>
          <w:color w:val="000000" w:themeColor="text1"/>
          <w:sz w:val="24"/>
          <w:szCs w:val="24"/>
        </w:rPr>
        <w:t xml:space="preserve">. </w:t>
      </w:r>
      <w:r w:rsidR="002A4CEB">
        <w:rPr>
          <w:rFonts w:ascii="Times New Roman" w:hAnsi="Times New Roman" w:cs="Times New Roman"/>
          <w:color w:val="000000" w:themeColor="text1"/>
          <w:sz w:val="24"/>
          <w:szCs w:val="24"/>
        </w:rPr>
        <w:t xml:space="preserve">Differences between stages were most apparent at the genus level. Some </w:t>
      </w:r>
      <w:r w:rsidRPr="00864AA6">
        <w:rPr>
          <w:rFonts w:ascii="Times New Roman" w:hAnsi="Times New Roman" w:cs="Times New Roman"/>
          <w:color w:val="000000" w:themeColor="text1"/>
          <w:sz w:val="24"/>
          <w:szCs w:val="24"/>
        </w:rPr>
        <w:t xml:space="preserve">genera were more abundant in seeds </w:t>
      </w:r>
      <w:r w:rsidR="002A4CEB">
        <w:rPr>
          <w:rFonts w:ascii="Times New Roman" w:hAnsi="Times New Roman" w:cs="Times New Roman"/>
          <w:color w:val="000000" w:themeColor="text1"/>
          <w:sz w:val="24"/>
          <w:szCs w:val="24"/>
        </w:rPr>
        <w:t>than</w:t>
      </w:r>
      <w:r w:rsidRPr="00864AA6">
        <w:rPr>
          <w:rFonts w:ascii="Times New Roman" w:hAnsi="Times New Roman" w:cs="Times New Roman"/>
          <w:color w:val="000000" w:themeColor="text1"/>
          <w:sz w:val="24"/>
          <w:szCs w:val="24"/>
        </w:rPr>
        <w:t xml:space="preserve"> in seedlings,</w:t>
      </w:r>
      <w:r w:rsidR="002A4CEB">
        <w:rPr>
          <w:rFonts w:ascii="Times New Roman" w:hAnsi="Times New Roman" w:cs="Times New Roman"/>
          <w:color w:val="000000" w:themeColor="text1"/>
          <w:sz w:val="24"/>
          <w:szCs w:val="24"/>
        </w:rPr>
        <w:t xml:space="preserve"> </w:t>
      </w:r>
      <w:r w:rsidRPr="00864AA6">
        <w:rPr>
          <w:rFonts w:ascii="Times New Roman" w:hAnsi="Times New Roman" w:cs="Times New Roman"/>
          <w:color w:val="000000" w:themeColor="text1"/>
          <w:sz w:val="24"/>
          <w:szCs w:val="24"/>
        </w:rPr>
        <w:t xml:space="preserve">including </w:t>
      </w:r>
      <w:r w:rsidRPr="00864AA6">
        <w:rPr>
          <w:rFonts w:ascii="Times New Roman" w:hAnsi="Times New Roman" w:cs="Times New Roman"/>
          <w:i/>
          <w:iCs/>
          <w:color w:val="000000" w:themeColor="text1"/>
          <w:sz w:val="24"/>
          <w:szCs w:val="24"/>
        </w:rPr>
        <w:t>Erwinia</w:t>
      </w:r>
      <w:r w:rsidRPr="00864AA6">
        <w:rPr>
          <w:rFonts w:ascii="Times New Roman" w:hAnsi="Times New Roman" w:cs="Times New Roman"/>
          <w:color w:val="000000" w:themeColor="text1"/>
          <w:sz w:val="24"/>
          <w:szCs w:val="24"/>
        </w:rPr>
        <w:t xml:space="preserve"> (11.9% and 3.5%) and </w:t>
      </w:r>
      <w:r w:rsidRPr="00864AA6">
        <w:rPr>
          <w:rFonts w:ascii="Times New Roman" w:hAnsi="Times New Roman" w:cs="Times New Roman"/>
          <w:i/>
          <w:iCs/>
          <w:color w:val="000000" w:themeColor="text1"/>
          <w:sz w:val="24"/>
          <w:szCs w:val="24"/>
        </w:rPr>
        <w:t>Exiguobacterium</w:t>
      </w:r>
      <w:r w:rsidRPr="00864AA6">
        <w:rPr>
          <w:rFonts w:ascii="Times New Roman" w:hAnsi="Times New Roman" w:cs="Times New Roman"/>
          <w:color w:val="000000" w:themeColor="text1"/>
          <w:sz w:val="24"/>
          <w:szCs w:val="24"/>
        </w:rPr>
        <w:t xml:space="preserve"> (6.1% and 0.1%). </w:t>
      </w:r>
      <w:r w:rsidR="002A4CEB">
        <w:rPr>
          <w:rFonts w:ascii="Times New Roman" w:hAnsi="Times New Roman" w:cs="Times New Roman"/>
          <w:color w:val="000000" w:themeColor="text1"/>
          <w:sz w:val="24"/>
          <w:szCs w:val="24"/>
        </w:rPr>
        <w:t>I</w:t>
      </w:r>
      <w:r w:rsidR="00DE0337">
        <w:rPr>
          <w:rFonts w:ascii="Times New Roman" w:hAnsi="Times New Roman" w:cs="Times New Roman"/>
          <w:color w:val="000000" w:themeColor="text1"/>
          <w:sz w:val="24"/>
          <w:szCs w:val="24"/>
        </w:rPr>
        <w:t>n</w:t>
      </w:r>
      <w:r w:rsidRPr="00864AA6">
        <w:rPr>
          <w:rFonts w:ascii="Times New Roman" w:hAnsi="Times New Roman" w:cs="Times New Roman"/>
          <w:color w:val="000000" w:themeColor="text1"/>
          <w:sz w:val="24"/>
          <w:szCs w:val="24"/>
        </w:rPr>
        <w:t xml:space="preserve"> contrast, </w:t>
      </w:r>
      <w:r w:rsidRPr="00864AA6">
        <w:rPr>
          <w:rFonts w:ascii="Times New Roman" w:hAnsi="Times New Roman" w:cs="Times New Roman"/>
          <w:i/>
          <w:iCs/>
          <w:color w:val="000000" w:themeColor="text1"/>
          <w:sz w:val="24"/>
          <w:szCs w:val="24"/>
        </w:rPr>
        <w:t>Pseudomonas</w:t>
      </w:r>
      <w:r w:rsidR="002F061B" w:rsidRPr="00864AA6">
        <w:rPr>
          <w:rFonts w:ascii="Times New Roman" w:hAnsi="Times New Roman" w:cs="Times New Roman"/>
          <w:i/>
          <w:iCs/>
          <w:color w:val="000000" w:themeColor="text1"/>
          <w:sz w:val="24"/>
          <w:szCs w:val="24"/>
        </w:rPr>
        <w:t xml:space="preserve"> </w:t>
      </w:r>
      <w:r w:rsidR="002F061B" w:rsidRPr="00864AA6">
        <w:rPr>
          <w:rFonts w:ascii="Times New Roman" w:hAnsi="Times New Roman" w:cs="Times New Roman"/>
          <w:color w:val="000000" w:themeColor="text1"/>
          <w:sz w:val="24"/>
          <w:szCs w:val="24"/>
        </w:rPr>
        <w:t xml:space="preserve">(15.7% and 21.3%), </w:t>
      </w:r>
      <w:r w:rsidR="002F061B" w:rsidRPr="00864AA6">
        <w:rPr>
          <w:rFonts w:ascii="Times New Roman" w:hAnsi="Times New Roman" w:cs="Times New Roman"/>
          <w:i/>
          <w:iCs/>
          <w:color w:val="000000" w:themeColor="text1"/>
          <w:sz w:val="24"/>
          <w:szCs w:val="24"/>
        </w:rPr>
        <w:t xml:space="preserve">Paenibacillus </w:t>
      </w:r>
      <w:r w:rsidR="002F061B" w:rsidRPr="00864AA6">
        <w:rPr>
          <w:rFonts w:ascii="Times New Roman" w:hAnsi="Times New Roman" w:cs="Times New Roman"/>
          <w:color w:val="000000" w:themeColor="text1"/>
          <w:sz w:val="24"/>
          <w:szCs w:val="24"/>
        </w:rPr>
        <w:t xml:space="preserve">(1.5% and 9.5%), </w:t>
      </w:r>
      <w:r w:rsidR="002F061B" w:rsidRPr="00864AA6">
        <w:rPr>
          <w:rFonts w:ascii="Times New Roman" w:hAnsi="Times New Roman" w:cs="Times New Roman"/>
          <w:i/>
          <w:iCs/>
          <w:color w:val="000000" w:themeColor="text1"/>
          <w:sz w:val="24"/>
          <w:szCs w:val="24"/>
        </w:rPr>
        <w:t xml:space="preserve">Enterobacter </w:t>
      </w:r>
      <w:r w:rsidR="002F061B" w:rsidRPr="00864AA6">
        <w:rPr>
          <w:rFonts w:ascii="Times New Roman" w:hAnsi="Times New Roman" w:cs="Times New Roman"/>
          <w:color w:val="000000" w:themeColor="text1"/>
          <w:sz w:val="24"/>
          <w:szCs w:val="24"/>
        </w:rPr>
        <w:t xml:space="preserve">(0.5% and 4.6%), and </w:t>
      </w:r>
      <w:r w:rsidR="002F061B" w:rsidRPr="00864AA6">
        <w:rPr>
          <w:rFonts w:ascii="Times New Roman" w:hAnsi="Times New Roman" w:cs="Times New Roman"/>
          <w:i/>
          <w:iCs/>
          <w:color w:val="000000" w:themeColor="text1"/>
          <w:sz w:val="24"/>
          <w:szCs w:val="24"/>
        </w:rPr>
        <w:t xml:space="preserve">Kosakonia </w:t>
      </w:r>
      <w:r w:rsidR="002F061B" w:rsidRPr="00864AA6">
        <w:rPr>
          <w:rFonts w:ascii="Times New Roman" w:hAnsi="Times New Roman" w:cs="Times New Roman"/>
          <w:color w:val="000000" w:themeColor="text1"/>
          <w:sz w:val="24"/>
          <w:szCs w:val="24"/>
        </w:rPr>
        <w:t xml:space="preserve">(0.8% and 2.4%) </w:t>
      </w:r>
      <w:r w:rsidRPr="00864AA6">
        <w:rPr>
          <w:rFonts w:ascii="Times New Roman" w:hAnsi="Times New Roman" w:cs="Times New Roman"/>
          <w:color w:val="000000" w:themeColor="text1"/>
          <w:sz w:val="24"/>
          <w:szCs w:val="24"/>
        </w:rPr>
        <w:t>were</w:t>
      </w:r>
      <w:r w:rsidR="00DE0337">
        <w:rPr>
          <w:rFonts w:ascii="Times New Roman" w:hAnsi="Times New Roman" w:cs="Times New Roman"/>
          <w:color w:val="000000" w:themeColor="text1"/>
          <w:sz w:val="24"/>
          <w:szCs w:val="24"/>
        </w:rPr>
        <w:t xml:space="preserve"> more abundant in seedlings. Pantoea was abundant at both stages in similar proportions </w:t>
      </w:r>
      <w:r w:rsidR="002F061B" w:rsidRPr="00864AA6">
        <w:rPr>
          <w:rFonts w:ascii="Times New Roman" w:hAnsi="Times New Roman" w:cs="Times New Roman"/>
          <w:color w:val="000000" w:themeColor="text1"/>
          <w:sz w:val="24"/>
          <w:szCs w:val="24"/>
        </w:rPr>
        <w:t xml:space="preserve">(22.1% and 18.2%). </w:t>
      </w:r>
      <w:r w:rsidR="00DE0337">
        <w:rPr>
          <w:rFonts w:ascii="Times New Roman" w:hAnsi="Times New Roman" w:cs="Times New Roman"/>
          <w:color w:val="000000" w:themeColor="text1"/>
          <w:sz w:val="24"/>
          <w:szCs w:val="24"/>
        </w:rPr>
        <w:t>Composition at phylum and genus level also</w:t>
      </w:r>
      <w:r w:rsidRPr="00864AA6">
        <w:rPr>
          <w:rFonts w:ascii="Times New Roman" w:hAnsi="Times New Roman" w:cs="Times New Roman"/>
          <w:color w:val="000000" w:themeColor="text1"/>
          <w:sz w:val="24"/>
          <w:szCs w:val="24"/>
        </w:rPr>
        <w:t xml:space="preserve"> varied between host genera and plant families (</w:t>
      </w:r>
      <w:r w:rsidRPr="005F3BC3">
        <w:rPr>
          <w:rFonts w:ascii="Times New Roman" w:hAnsi="Times New Roman" w:cs="Times New Roman"/>
          <w:b/>
          <w:bCs/>
          <w:color w:val="000000" w:themeColor="text1"/>
          <w:sz w:val="24"/>
          <w:szCs w:val="24"/>
        </w:rPr>
        <w:t>Figure 2A</w:t>
      </w:r>
      <w:r w:rsidRPr="00864AA6">
        <w:rPr>
          <w:rFonts w:ascii="Times New Roman" w:hAnsi="Times New Roman" w:cs="Times New Roman"/>
          <w:color w:val="000000" w:themeColor="text1"/>
          <w:sz w:val="24"/>
          <w:szCs w:val="24"/>
        </w:rPr>
        <w:t>).</w:t>
      </w:r>
    </w:p>
    <w:p w:rsidR="00986496" w:rsidRPr="00EC06DD" w:rsidRDefault="00986496" w:rsidP="00986496">
      <w:pPr>
        <w:spacing w:before="80" w:after="120" w:line="276" w:lineRule="auto"/>
        <w:jc w:val="both"/>
        <w:rPr>
          <w:rFonts w:ascii="Times New Roman" w:hAnsi="Times New Roman" w:cs="Times New Roman"/>
          <w:color w:val="000000" w:themeColor="text1"/>
          <w:sz w:val="24"/>
          <w:szCs w:val="24"/>
        </w:rPr>
      </w:pPr>
      <w:r w:rsidRPr="00EC06DD">
        <w:rPr>
          <w:rFonts w:ascii="Times New Roman" w:hAnsi="Times New Roman" w:cs="Times New Roman"/>
          <w:color w:val="000000" w:themeColor="text1"/>
          <w:sz w:val="24"/>
          <w:szCs w:val="24"/>
        </w:rPr>
        <w:t xml:space="preserve">Co-occurrence networks </w:t>
      </w:r>
      <w:r>
        <w:rPr>
          <w:rFonts w:ascii="Times New Roman" w:hAnsi="Times New Roman" w:cs="Times New Roman"/>
          <w:color w:val="000000" w:themeColor="text1"/>
          <w:sz w:val="24"/>
          <w:szCs w:val="24"/>
        </w:rPr>
        <w:t>of both stages consisted of positive links, mostly between ASVs of the same genus (</w:t>
      </w:r>
      <w:r w:rsidRPr="005F3BC3">
        <w:rPr>
          <w:rFonts w:ascii="Times New Roman" w:hAnsi="Times New Roman" w:cs="Times New Roman"/>
          <w:b/>
          <w:bCs/>
          <w:color w:val="000000" w:themeColor="text1"/>
          <w:sz w:val="24"/>
          <w:szCs w:val="24"/>
        </w:rPr>
        <w:t>Supplementary Figure S1</w:t>
      </w:r>
      <w:r>
        <w:rPr>
          <w:rFonts w:ascii="Times New Roman" w:hAnsi="Times New Roman" w:cs="Times New Roman"/>
          <w:color w:val="000000" w:themeColor="text1"/>
          <w:sz w:val="24"/>
          <w:szCs w:val="24"/>
        </w:rPr>
        <w:t xml:space="preserve">). </w:t>
      </w:r>
      <w:r w:rsidRPr="00EC06DD">
        <w:rPr>
          <w:rFonts w:ascii="Times New Roman" w:hAnsi="Times New Roman" w:cs="Times New Roman"/>
          <w:color w:val="000000" w:themeColor="text1"/>
          <w:sz w:val="24"/>
          <w:szCs w:val="24"/>
        </w:rPr>
        <w:t xml:space="preserve">The seed network </w:t>
      </w:r>
      <w:r>
        <w:rPr>
          <w:rFonts w:ascii="Times New Roman" w:hAnsi="Times New Roman" w:cs="Times New Roman"/>
          <w:color w:val="000000" w:themeColor="text1"/>
          <w:sz w:val="24"/>
          <w:szCs w:val="24"/>
        </w:rPr>
        <w:t>was composed of</w:t>
      </w:r>
      <w:r w:rsidRPr="00EC06DD">
        <w:rPr>
          <w:rFonts w:ascii="Times New Roman" w:hAnsi="Times New Roman" w:cs="Times New Roman"/>
          <w:color w:val="000000" w:themeColor="text1"/>
          <w:sz w:val="24"/>
          <w:szCs w:val="24"/>
        </w:rPr>
        <w:t xml:space="preserve"> 206 significant </w:t>
      </w:r>
      <w:r>
        <w:rPr>
          <w:rFonts w:ascii="Times New Roman" w:hAnsi="Times New Roman" w:cs="Times New Roman"/>
          <w:color w:val="000000" w:themeColor="text1"/>
          <w:sz w:val="24"/>
          <w:szCs w:val="24"/>
        </w:rPr>
        <w:t xml:space="preserve">positive </w:t>
      </w:r>
      <w:r w:rsidRPr="00EC06DD">
        <w:rPr>
          <w:rFonts w:ascii="Times New Roman" w:hAnsi="Times New Roman" w:cs="Times New Roman"/>
          <w:color w:val="000000" w:themeColor="text1"/>
          <w:sz w:val="24"/>
          <w:szCs w:val="24"/>
        </w:rPr>
        <w:t>correlations (ρ = 0.81–1.00)</w:t>
      </w:r>
      <w:r>
        <w:rPr>
          <w:rFonts w:ascii="Times New Roman" w:hAnsi="Times New Roman" w:cs="Times New Roman"/>
          <w:color w:val="000000" w:themeColor="text1"/>
          <w:sz w:val="24"/>
          <w:szCs w:val="24"/>
        </w:rPr>
        <w:t>, with</w:t>
      </w:r>
      <w:r w:rsidRPr="00EC06DD">
        <w:rPr>
          <w:rFonts w:ascii="Times New Roman" w:hAnsi="Times New Roman" w:cs="Times New Roman"/>
          <w:color w:val="000000" w:themeColor="text1"/>
          <w:sz w:val="24"/>
          <w:szCs w:val="24"/>
        </w:rPr>
        <w:t xml:space="preserve"> 148 of them between ASVs of the same genus. The</w:t>
      </w:r>
      <w:r>
        <w:rPr>
          <w:rFonts w:ascii="Times New Roman" w:hAnsi="Times New Roman" w:cs="Times New Roman"/>
          <w:color w:val="000000" w:themeColor="text1"/>
          <w:sz w:val="24"/>
          <w:szCs w:val="24"/>
        </w:rPr>
        <w:t>y formed six modules</w:t>
      </w:r>
      <w:r w:rsidRPr="00EC06DD">
        <w:rPr>
          <w:rFonts w:ascii="Times New Roman" w:hAnsi="Times New Roman" w:cs="Times New Roman"/>
          <w:color w:val="000000" w:themeColor="text1"/>
          <w:sz w:val="24"/>
          <w:szCs w:val="24"/>
        </w:rPr>
        <w:t xml:space="preserve">: </w:t>
      </w:r>
      <w:r w:rsidRPr="00EC06DD">
        <w:rPr>
          <w:rFonts w:ascii="Times New Roman" w:hAnsi="Times New Roman" w:cs="Times New Roman"/>
          <w:i/>
          <w:iCs/>
          <w:color w:val="000000" w:themeColor="text1"/>
          <w:sz w:val="24"/>
          <w:szCs w:val="24"/>
        </w:rPr>
        <w:t>Pantoea</w:t>
      </w:r>
      <w:r>
        <w:rPr>
          <w:rFonts w:ascii="Times New Roman" w:hAnsi="Times New Roman" w:cs="Times New Roman"/>
          <w:color w:val="000000" w:themeColor="text1"/>
          <w:sz w:val="24"/>
          <w:szCs w:val="24"/>
        </w:rPr>
        <w:t xml:space="preserve"> with </w:t>
      </w:r>
      <w:r w:rsidRPr="00EC06DD">
        <w:rPr>
          <w:rFonts w:ascii="Times New Roman" w:hAnsi="Times New Roman" w:cs="Times New Roman"/>
          <w:i/>
          <w:iCs/>
          <w:color w:val="000000" w:themeColor="text1"/>
          <w:sz w:val="24"/>
          <w:szCs w:val="24"/>
        </w:rPr>
        <w:t xml:space="preserve">Erwinia </w:t>
      </w:r>
      <w:r w:rsidRPr="00EC06DD">
        <w:rPr>
          <w:rFonts w:ascii="Times New Roman" w:hAnsi="Times New Roman" w:cs="Times New Roman"/>
          <w:color w:val="000000" w:themeColor="text1"/>
          <w:sz w:val="24"/>
          <w:szCs w:val="24"/>
        </w:rPr>
        <w:t xml:space="preserve">(13 ASVs), Microbacteriaceae </w:t>
      </w:r>
      <w:r>
        <w:rPr>
          <w:rFonts w:ascii="Times New Roman" w:hAnsi="Times New Roman" w:cs="Times New Roman"/>
          <w:color w:val="000000" w:themeColor="text1"/>
          <w:sz w:val="24"/>
          <w:szCs w:val="24"/>
        </w:rPr>
        <w:t xml:space="preserve">with </w:t>
      </w:r>
      <w:r w:rsidRPr="00EC06DD">
        <w:rPr>
          <w:rFonts w:ascii="Times New Roman" w:hAnsi="Times New Roman" w:cs="Times New Roman"/>
          <w:i/>
          <w:iCs/>
          <w:color w:val="000000" w:themeColor="text1"/>
          <w:sz w:val="24"/>
          <w:szCs w:val="24"/>
        </w:rPr>
        <w:t xml:space="preserve">Frondihabitans </w:t>
      </w:r>
      <w:r w:rsidRPr="00EC06DD">
        <w:rPr>
          <w:rFonts w:ascii="Times New Roman" w:hAnsi="Times New Roman" w:cs="Times New Roman"/>
          <w:color w:val="000000" w:themeColor="text1"/>
          <w:sz w:val="24"/>
          <w:szCs w:val="24"/>
        </w:rPr>
        <w:t xml:space="preserve">(11), </w:t>
      </w:r>
      <w:r w:rsidRPr="00EC06DD">
        <w:rPr>
          <w:rFonts w:ascii="Times New Roman" w:hAnsi="Times New Roman" w:cs="Times New Roman"/>
          <w:i/>
          <w:iCs/>
          <w:color w:val="000000" w:themeColor="text1"/>
          <w:sz w:val="24"/>
          <w:szCs w:val="24"/>
        </w:rPr>
        <w:t xml:space="preserve">Pseudomonas </w:t>
      </w:r>
      <w:r w:rsidRPr="00EC06DD">
        <w:rPr>
          <w:rFonts w:ascii="Times New Roman" w:hAnsi="Times New Roman" w:cs="Times New Roman"/>
          <w:color w:val="000000" w:themeColor="text1"/>
          <w:sz w:val="24"/>
          <w:szCs w:val="24"/>
        </w:rPr>
        <w:t xml:space="preserve">(8), </w:t>
      </w:r>
      <w:r w:rsidRPr="00EC06DD">
        <w:rPr>
          <w:rFonts w:ascii="Times New Roman" w:hAnsi="Times New Roman" w:cs="Times New Roman"/>
          <w:i/>
          <w:iCs/>
          <w:color w:val="000000" w:themeColor="text1"/>
          <w:sz w:val="24"/>
          <w:szCs w:val="24"/>
        </w:rPr>
        <w:t xml:space="preserve">Exiguobacterium </w:t>
      </w:r>
      <w:r w:rsidRPr="00EC06DD">
        <w:rPr>
          <w:rFonts w:ascii="Times New Roman" w:hAnsi="Times New Roman" w:cs="Times New Roman"/>
          <w:color w:val="000000" w:themeColor="text1"/>
          <w:sz w:val="24"/>
          <w:szCs w:val="24"/>
        </w:rPr>
        <w:t xml:space="preserve">(6), </w:t>
      </w:r>
      <w:r w:rsidRPr="00EC06DD">
        <w:rPr>
          <w:rFonts w:ascii="Times New Roman" w:hAnsi="Times New Roman" w:cs="Times New Roman"/>
          <w:i/>
          <w:iCs/>
          <w:color w:val="000000" w:themeColor="text1"/>
          <w:sz w:val="24"/>
          <w:szCs w:val="24"/>
        </w:rPr>
        <w:t xml:space="preserve">Sphingomonas </w:t>
      </w:r>
      <w:r w:rsidRPr="00EC06DD">
        <w:rPr>
          <w:rFonts w:ascii="Times New Roman" w:hAnsi="Times New Roman" w:cs="Times New Roman"/>
          <w:color w:val="000000" w:themeColor="text1"/>
          <w:sz w:val="24"/>
          <w:szCs w:val="24"/>
        </w:rPr>
        <w:t xml:space="preserve">(6), and </w:t>
      </w:r>
      <w:r w:rsidRPr="00EC06DD">
        <w:rPr>
          <w:rFonts w:ascii="Times New Roman" w:hAnsi="Times New Roman" w:cs="Times New Roman"/>
          <w:i/>
          <w:iCs/>
          <w:color w:val="000000" w:themeColor="text1"/>
          <w:sz w:val="24"/>
          <w:szCs w:val="24"/>
        </w:rPr>
        <w:t xml:space="preserve">Erwinia </w:t>
      </w:r>
      <w:r w:rsidRPr="00EC06DD">
        <w:rPr>
          <w:rFonts w:ascii="Times New Roman" w:hAnsi="Times New Roman" w:cs="Times New Roman"/>
          <w:color w:val="000000" w:themeColor="text1"/>
          <w:sz w:val="24"/>
          <w:szCs w:val="24"/>
        </w:rPr>
        <w:t xml:space="preserve">(6). The seedling network </w:t>
      </w:r>
      <w:r>
        <w:rPr>
          <w:rFonts w:ascii="Times New Roman" w:hAnsi="Times New Roman" w:cs="Times New Roman"/>
          <w:color w:val="000000" w:themeColor="text1"/>
          <w:sz w:val="24"/>
          <w:szCs w:val="24"/>
        </w:rPr>
        <w:t>contained</w:t>
      </w:r>
      <w:r w:rsidRPr="00EC06DD">
        <w:rPr>
          <w:rFonts w:ascii="Times New Roman" w:hAnsi="Times New Roman" w:cs="Times New Roman"/>
          <w:color w:val="000000" w:themeColor="text1"/>
          <w:sz w:val="24"/>
          <w:szCs w:val="24"/>
        </w:rPr>
        <w:t xml:space="preserve"> 171 </w:t>
      </w:r>
      <w:r>
        <w:rPr>
          <w:rFonts w:ascii="Times New Roman" w:hAnsi="Times New Roman" w:cs="Times New Roman"/>
          <w:color w:val="000000" w:themeColor="text1"/>
          <w:sz w:val="24"/>
          <w:szCs w:val="24"/>
        </w:rPr>
        <w:t xml:space="preserve">positive </w:t>
      </w:r>
      <w:r w:rsidRPr="00EC06DD">
        <w:rPr>
          <w:rFonts w:ascii="Times New Roman" w:hAnsi="Times New Roman" w:cs="Times New Roman"/>
          <w:color w:val="000000" w:themeColor="text1"/>
          <w:sz w:val="24"/>
          <w:szCs w:val="24"/>
        </w:rPr>
        <w:t>correlations</w:t>
      </w:r>
      <w:r>
        <w:rPr>
          <w:rFonts w:ascii="Times New Roman" w:hAnsi="Times New Roman" w:cs="Times New Roman"/>
          <w:color w:val="000000" w:themeColor="text1"/>
          <w:sz w:val="24"/>
          <w:szCs w:val="24"/>
        </w:rPr>
        <w:t xml:space="preserve"> </w:t>
      </w:r>
      <w:r w:rsidRPr="00EC06DD">
        <w:rPr>
          <w:rFonts w:ascii="Times New Roman" w:hAnsi="Times New Roman" w:cs="Times New Roman"/>
          <w:color w:val="000000" w:themeColor="text1"/>
          <w:sz w:val="24"/>
          <w:szCs w:val="24"/>
        </w:rPr>
        <w:t>(ρ = 0.66–1.00) among 47 ASVs</w:t>
      </w:r>
      <w:r>
        <w:rPr>
          <w:rFonts w:ascii="Times New Roman" w:hAnsi="Times New Roman" w:cs="Times New Roman"/>
          <w:color w:val="000000" w:themeColor="text1"/>
          <w:sz w:val="24"/>
          <w:szCs w:val="24"/>
        </w:rPr>
        <w:t xml:space="preserve">; and </w:t>
      </w:r>
      <w:r w:rsidRPr="00EC06DD">
        <w:rPr>
          <w:rFonts w:ascii="Times New Roman" w:hAnsi="Times New Roman" w:cs="Times New Roman"/>
          <w:color w:val="000000" w:themeColor="text1"/>
          <w:sz w:val="24"/>
          <w:szCs w:val="24"/>
        </w:rPr>
        <w:t>formed seven modules</w:t>
      </w:r>
      <w:r>
        <w:rPr>
          <w:rFonts w:ascii="Times New Roman" w:hAnsi="Times New Roman" w:cs="Times New Roman"/>
          <w:color w:val="000000" w:themeColor="text1"/>
          <w:sz w:val="24"/>
          <w:szCs w:val="24"/>
        </w:rPr>
        <w:t>, including</w:t>
      </w:r>
      <w:r w:rsidRPr="00EC06DD">
        <w:rPr>
          <w:rFonts w:ascii="Times New Roman" w:hAnsi="Times New Roman" w:cs="Times New Roman"/>
          <w:color w:val="000000" w:themeColor="text1"/>
          <w:sz w:val="24"/>
          <w:szCs w:val="24"/>
        </w:rPr>
        <w:t xml:space="preserve">: </w:t>
      </w:r>
      <w:r w:rsidRPr="00EC06DD">
        <w:rPr>
          <w:rFonts w:ascii="Times New Roman" w:hAnsi="Times New Roman" w:cs="Times New Roman"/>
          <w:i/>
          <w:iCs/>
          <w:color w:val="000000" w:themeColor="text1"/>
          <w:sz w:val="24"/>
          <w:szCs w:val="24"/>
        </w:rPr>
        <w:t xml:space="preserve">Pantoea </w:t>
      </w:r>
      <w:r>
        <w:rPr>
          <w:rFonts w:ascii="Times New Roman" w:hAnsi="Times New Roman" w:cs="Times New Roman"/>
          <w:color w:val="000000" w:themeColor="text1"/>
          <w:sz w:val="24"/>
          <w:szCs w:val="24"/>
        </w:rPr>
        <w:t>with</w:t>
      </w:r>
      <w:r w:rsidRPr="00EC06DD">
        <w:rPr>
          <w:rFonts w:ascii="Times New Roman" w:hAnsi="Times New Roman" w:cs="Times New Roman"/>
          <w:color w:val="000000" w:themeColor="text1"/>
          <w:sz w:val="24"/>
          <w:szCs w:val="24"/>
        </w:rPr>
        <w:t xml:space="preserve"> </w:t>
      </w:r>
      <w:r w:rsidRPr="00EC06DD">
        <w:rPr>
          <w:rFonts w:ascii="Times New Roman" w:hAnsi="Times New Roman" w:cs="Times New Roman"/>
          <w:i/>
          <w:iCs/>
          <w:color w:val="000000" w:themeColor="text1"/>
          <w:sz w:val="24"/>
          <w:szCs w:val="24"/>
        </w:rPr>
        <w:t xml:space="preserve">Erwinia </w:t>
      </w:r>
      <w:r w:rsidRPr="00EC06DD">
        <w:rPr>
          <w:rFonts w:ascii="Times New Roman" w:hAnsi="Times New Roman" w:cs="Times New Roman"/>
          <w:color w:val="000000" w:themeColor="text1"/>
          <w:sz w:val="24"/>
          <w:szCs w:val="24"/>
        </w:rPr>
        <w:t xml:space="preserve">(13), </w:t>
      </w:r>
      <w:r w:rsidRPr="00EC06DD">
        <w:rPr>
          <w:rFonts w:ascii="Times New Roman" w:hAnsi="Times New Roman" w:cs="Times New Roman"/>
          <w:i/>
          <w:iCs/>
          <w:color w:val="000000" w:themeColor="text1"/>
          <w:sz w:val="24"/>
          <w:szCs w:val="24"/>
        </w:rPr>
        <w:t xml:space="preserve">Paenibacillus </w:t>
      </w:r>
      <w:r w:rsidRPr="00EC06DD">
        <w:rPr>
          <w:rFonts w:ascii="Times New Roman" w:hAnsi="Times New Roman" w:cs="Times New Roman"/>
          <w:color w:val="000000" w:themeColor="text1"/>
          <w:sz w:val="24"/>
          <w:szCs w:val="24"/>
        </w:rPr>
        <w:t xml:space="preserve">(9), a mixed module of </w:t>
      </w:r>
      <w:r w:rsidRPr="00EC06DD">
        <w:rPr>
          <w:rFonts w:ascii="Times New Roman" w:hAnsi="Times New Roman" w:cs="Times New Roman"/>
          <w:i/>
          <w:iCs/>
          <w:color w:val="000000" w:themeColor="text1"/>
          <w:sz w:val="24"/>
          <w:szCs w:val="24"/>
        </w:rPr>
        <w:t>Pseudomonas</w:t>
      </w:r>
      <w:r w:rsidRPr="00EC06DD">
        <w:rPr>
          <w:rFonts w:ascii="Times New Roman" w:hAnsi="Times New Roman" w:cs="Times New Roman"/>
          <w:color w:val="000000" w:themeColor="text1"/>
          <w:sz w:val="24"/>
          <w:szCs w:val="24"/>
        </w:rPr>
        <w:t xml:space="preserve">, </w:t>
      </w:r>
      <w:r w:rsidRPr="00EC06DD">
        <w:rPr>
          <w:rFonts w:ascii="Times New Roman" w:hAnsi="Times New Roman" w:cs="Times New Roman"/>
          <w:i/>
          <w:iCs/>
          <w:color w:val="000000" w:themeColor="text1"/>
          <w:sz w:val="24"/>
          <w:szCs w:val="24"/>
        </w:rPr>
        <w:t>Enterobacter</w:t>
      </w:r>
      <w:r w:rsidRPr="00EC06DD">
        <w:rPr>
          <w:rFonts w:ascii="Times New Roman" w:hAnsi="Times New Roman" w:cs="Times New Roman"/>
          <w:color w:val="000000" w:themeColor="text1"/>
          <w:sz w:val="24"/>
          <w:szCs w:val="24"/>
        </w:rPr>
        <w:t xml:space="preserve">, </w:t>
      </w:r>
      <w:r w:rsidRPr="00EC06DD">
        <w:rPr>
          <w:rFonts w:ascii="Times New Roman" w:hAnsi="Times New Roman" w:cs="Times New Roman"/>
          <w:i/>
          <w:iCs/>
          <w:color w:val="000000" w:themeColor="text1"/>
          <w:sz w:val="24"/>
          <w:szCs w:val="24"/>
        </w:rPr>
        <w:t>Pantoea</w:t>
      </w:r>
      <w:r w:rsidRPr="00EC06DD">
        <w:rPr>
          <w:rFonts w:ascii="Times New Roman" w:hAnsi="Times New Roman" w:cs="Times New Roman"/>
          <w:color w:val="000000" w:themeColor="text1"/>
          <w:sz w:val="24"/>
          <w:szCs w:val="24"/>
        </w:rPr>
        <w:t xml:space="preserve">, and </w:t>
      </w:r>
      <w:r w:rsidRPr="00EC06DD">
        <w:rPr>
          <w:rFonts w:ascii="Times New Roman" w:hAnsi="Times New Roman" w:cs="Times New Roman"/>
          <w:i/>
          <w:iCs/>
          <w:color w:val="000000" w:themeColor="text1"/>
          <w:sz w:val="24"/>
          <w:szCs w:val="24"/>
        </w:rPr>
        <w:t xml:space="preserve">Kosakonia </w:t>
      </w:r>
      <w:r w:rsidRPr="00EC06DD">
        <w:rPr>
          <w:rFonts w:ascii="Times New Roman" w:hAnsi="Times New Roman" w:cs="Times New Roman"/>
          <w:color w:val="000000" w:themeColor="text1"/>
          <w:sz w:val="24"/>
          <w:szCs w:val="24"/>
        </w:rPr>
        <w:t xml:space="preserve">(7), </w:t>
      </w:r>
      <w:r w:rsidRPr="00EC06DD">
        <w:rPr>
          <w:rFonts w:ascii="Times New Roman" w:hAnsi="Times New Roman" w:cs="Times New Roman"/>
          <w:i/>
          <w:iCs/>
          <w:color w:val="000000" w:themeColor="text1"/>
          <w:sz w:val="24"/>
          <w:szCs w:val="24"/>
        </w:rPr>
        <w:t xml:space="preserve">Pseudomonas </w:t>
      </w:r>
      <w:r w:rsidRPr="00EC06DD">
        <w:rPr>
          <w:rFonts w:ascii="Times New Roman" w:hAnsi="Times New Roman" w:cs="Times New Roman"/>
          <w:color w:val="000000" w:themeColor="text1"/>
          <w:sz w:val="24"/>
          <w:szCs w:val="24"/>
        </w:rPr>
        <w:t xml:space="preserve">(7), </w:t>
      </w:r>
      <w:r w:rsidRPr="00EC06DD">
        <w:rPr>
          <w:rFonts w:ascii="Times New Roman" w:hAnsi="Times New Roman" w:cs="Times New Roman"/>
          <w:i/>
          <w:iCs/>
          <w:color w:val="000000" w:themeColor="text1"/>
          <w:sz w:val="24"/>
          <w:szCs w:val="24"/>
        </w:rPr>
        <w:t xml:space="preserve">Frondihabitans </w:t>
      </w:r>
      <w:r w:rsidRPr="00EC06DD">
        <w:rPr>
          <w:rFonts w:ascii="Times New Roman" w:hAnsi="Times New Roman" w:cs="Times New Roman"/>
          <w:color w:val="000000" w:themeColor="text1"/>
          <w:sz w:val="24"/>
          <w:szCs w:val="24"/>
        </w:rPr>
        <w:t xml:space="preserve">with Microbacteriaceae (7), and two pairs, </w:t>
      </w:r>
      <w:r w:rsidRPr="00EC06DD">
        <w:rPr>
          <w:rFonts w:ascii="Times New Roman" w:hAnsi="Times New Roman" w:cs="Times New Roman"/>
          <w:i/>
          <w:iCs/>
          <w:color w:val="000000" w:themeColor="text1"/>
          <w:sz w:val="24"/>
          <w:szCs w:val="24"/>
        </w:rPr>
        <w:t xml:space="preserve">Enterobacter </w:t>
      </w:r>
      <w:r w:rsidRPr="00EC06DD">
        <w:rPr>
          <w:rFonts w:ascii="Times New Roman" w:hAnsi="Times New Roman" w:cs="Times New Roman"/>
          <w:color w:val="000000" w:themeColor="text1"/>
          <w:sz w:val="24"/>
          <w:szCs w:val="24"/>
        </w:rPr>
        <w:t xml:space="preserve">with </w:t>
      </w:r>
      <w:r w:rsidRPr="00EC06DD">
        <w:rPr>
          <w:rFonts w:ascii="Times New Roman" w:hAnsi="Times New Roman" w:cs="Times New Roman"/>
          <w:i/>
          <w:iCs/>
          <w:color w:val="000000" w:themeColor="text1"/>
          <w:sz w:val="24"/>
          <w:szCs w:val="24"/>
        </w:rPr>
        <w:t xml:space="preserve">Trabulsiella </w:t>
      </w:r>
      <w:r w:rsidRPr="00EC06DD">
        <w:rPr>
          <w:rFonts w:ascii="Times New Roman" w:hAnsi="Times New Roman" w:cs="Times New Roman"/>
          <w:color w:val="000000" w:themeColor="text1"/>
          <w:sz w:val="24"/>
          <w:szCs w:val="24"/>
        </w:rPr>
        <w:t xml:space="preserve">and two </w:t>
      </w:r>
      <w:r w:rsidRPr="00EC06DD">
        <w:rPr>
          <w:rFonts w:ascii="Times New Roman" w:hAnsi="Times New Roman" w:cs="Times New Roman"/>
          <w:i/>
          <w:iCs/>
          <w:color w:val="000000" w:themeColor="text1"/>
          <w:sz w:val="24"/>
          <w:szCs w:val="24"/>
        </w:rPr>
        <w:t xml:space="preserve">Phaseolibacter </w:t>
      </w:r>
      <w:r w:rsidRPr="00EC06DD">
        <w:rPr>
          <w:rFonts w:ascii="Times New Roman" w:hAnsi="Times New Roman" w:cs="Times New Roman"/>
          <w:color w:val="000000" w:themeColor="text1"/>
          <w:sz w:val="24"/>
          <w:szCs w:val="24"/>
        </w:rPr>
        <w:t xml:space="preserve">ASVs. The </w:t>
      </w:r>
      <w:r w:rsidRPr="00EC06DD">
        <w:rPr>
          <w:rFonts w:ascii="Times New Roman" w:hAnsi="Times New Roman" w:cs="Times New Roman"/>
          <w:i/>
          <w:iCs/>
          <w:color w:val="000000" w:themeColor="text1"/>
          <w:sz w:val="24"/>
          <w:szCs w:val="24"/>
        </w:rPr>
        <w:t xml:space="preserve">Exiguobacterium </w:t>
      </w:r>
      <w:r w:rsidRPr="00EC06DD">
        <w:rPr>
          <w:rFonts w:ascii="Times New Roman" w:hAnsi="Times New Roman" w:cs="Times New Roman"/>
          <w:color w:val="000000" w:themeColor="text1"/>
          <w:sz w:val="24"/>
          <w:szCs w:val="24"/>
        </w:rPr>
        <w:t xml:space="preserve">and </w:t>
      </w:r>
      <w:r w:rsidRPr="00EC06DD">
        <w:rPr>
          <w:rFonts w:ascii="Times New Roman" w:hAnsi="Times New Roman" w:cs="Times New Roman"/>
          <w:i/>
          <w:iCs/>
          <w:color w:val="000000" w:themeColor="text1"/>
          <w:sz w:val="24"/>
          <w:szCs w:val="24"/>
        </w:rPr>
        <w:t xml:space="preserve">Sphingomonas </w:t>
      </w:r>
      <w:r w:rsidRPr="00EC06DD">
        <w:rPr>
          <w:rFonts w:ascii="Times New Roman" w:hAnsi="Times New Roman" w:cs="Times New Roman"/>
          <w:color w:val="000000" w:themeColor="text1"/>
          <w:sz w:val="24"/>
          <w:szCs w:val="24"/>
        </w:rPr>
        <w:t xml:space="preserve">modules were therefore specific to seeds, and the </w:t>
      </w:r>
      <w:r w:rsidRPr="00EC06DD">
        <w:rPr>
          <w:rFonts w:ascii="Times New Roman" w:hAnsi="Times New Roman" w:cs="Times New Roman"/>
          <w:i/>
          <w:iCs/>
          <w:color w:val="000000" w:themeColor="text1"/>
          <w:sz w:val="24"/>
          <w:szCs w:val="24"/>
        </w:rPr>
        <w:t xml:space="preserve">Paenibacillus </w:t>
      </w:r>
      <w:r w:rsidRPr="00EC06DD">
        <w:rPr>
          <w:rFonts w:ascii="Times New Roman" w:hAnsi="Times New Roman" w:cs="Times New Roman"/>
          <w:color w:val="000000" w:themeColor="text1"/>
          <w:sz w:val="24"/>
          <w:szCs w:val="24"/>
        </w:rPr>
        <w:t xml:space="preserve">module to seedlings. Because the correlations pool the studies of each stage, the </w:t>
      </w:r>
      <w:r w:rsidRPr="00EC06DD">
        <w:rPr>
          <w:rFonts w:ascii="Times New Roman" w:hAnsi="Times New Roman" w:cs="Times New Roman"/>
          <w:color w:val="000000" w:themeColor="text1"/>
          <w:sz w:val="24"/>
          <w:szCs w:val="24"/>
        </w:rPr>
        <w:lastRenderedPageBreak/>
        <w:t xml:space="preserve">modules may have reflected shared study of origin as much as ecological association. </w:t>
      </w:r>
      <w:r>
        <w:rPr>
          <w:rFonts w:ascii="Times New Roman" w:hAnsi="Times New Roman" w:cs="Times New Roman"/>
          <w:color w:val="000000" w:themeColor="text1"/>
          <w:sz w:val="24"/>
          <w:szCs w:val="24"/>
        </w:rPr>
        <w:t>A</w:t>
      </w:r>
      <w:r w:rsidRPr="00EC06DD">
        <w:rPr>
          <w:rFonts w:ascii="Times New Roman" w:hAnsi="Times New Roman" w:cs="Times New Roman"/>
          <w:color w:val="000000" w:themeColor="text1"/>
          <w:sz w:val="24"/>
          <w:szCs w:val="24"/>
        </w:rPr>
        <w:t xml:space="preserve">ll but one module of each network </w:t>
      </w:r>
      <w:r>
        <w:rPr>
          <w:rFonts w:ascii="Times New Roman" w:hAnsi="Times New Roman" w:cs="Times New Roman"/>
          <w:color w:val="000000" w:themeColor="text1"/>
          <w:sz w:val="24"/>
          <w:szCs w:val="24"/>
        </w:rPr>
        <w:t>drew</w:t>
      </w:r>
      <w:r w:rsidRPr="00EC06DD">
        <w:rPr>
          <w:rFonts w:ascii="Times New Roman" w:hAnsi="Times New Roman" w:cs="Times New Roman"/>
          <w:color w:val="000000" w:themeColor="text1"/>
          <w:sz w:val="24"/>
          <w:szCs w:val="24"/>
        </w:rPr>
        <w:t xml:space="preserve"> more than 90% of their reads from a single study.</w:t>
      </w:r>
    </w:p>
    <w:p w:rsidR="00986496" w:rsidRPr="00864AA6" w:rsidRDefault="00986496" w:rsidP="00AB0F6E">
      <w:pPr>
        <w:spacing w:before="80" w:after="120" w:line="276" w:lineRule="auto"/>
        <w:jc w:val="both"/>
        <w:rPr>
          <w:rFonts w:ascii="Times New Roman" w:hAnsi="Times New Roman" w:cs="Times New Roman"/>
          <w:color w:val="000000" w:themeColor="text1"/>
          <w:sz w:val="24"/>
          <w:szCs w:val="24"/>
        </w:rPr>
      </w:pPr>
    </w:p>
    <w:p w:rsidR="0018659B" w:rsidRPr="00EC06DD" w:rsidRDefault="00DF735C" w:rsidP="00AC4440">
      <w:pPr>
        <w:keepNext/>
        <w:spacing w:before="240" w:after="120" w:line="276" w:lineRule="auto"/>
        <w:rPr>
          <w:rFonts w:ascii="Times New Roman" w:hAnsi="Times New Roman" w:cs="Times New Roman"/>
          <w:sz w:val="24"/>
          <w:szCs w:val="24"/>
        </w:rPr>
      </w:pPr>
      <w:r w:rsidRPr="00DF735C">
        <w:rPr>
          <w:rFonts w:ascii="Times New Roman" w:hAnsi="Times New Roman" w:cs="Times New Roman"/>
          <w:noProof/>
          <w:sz w:val="24"/>
          <w:szCs w:val="24"/>
        </w:rPr>
        <w:drawing>
          <wp:inline distT="0" distB="0" distL="0" distR="0" wp14:anchorId="5AB5D8E1" wp14:editId="1216FE84">
            <wp:extent cx="6120130" cy="5786963"/>
            <wp:effectExtent l="0" t="0" r="1270" b="0"/>
            <wp:docPr id="385692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692629" name=""/>
                    <pic:cNvPicPr/>
                  </pic:nvPicPr>
                  <pic:blipFill>
                    <a:blip r:embed="rId12"/>
                    <a:stretch>
                      <a:fillRect/>
                    </a:stretch>
                  </pic:blipFill>
                  <pic:spPr>
                    <a:xfrm>
                      <a:off x="0" y="0"/>
                      <a:ext cx="6120130" cy="5786963"/>
                    </a:xfrm>
                    <a:prstGeom prst="rect">
                      <a:avLst/>
                    </a:prstGeom>
                  </pic:spPr>
                </pic:pic>
              </a:graphicData>
            </a:graphic>
          </wp:inline>
        </w:drawing>
      </w:r>
    </w:p>
    <w:p w:rsidR="0018659B" w:rsidRPr="00EC06DD" w:rsidRDefault="00000000" w:rsidP="00AB0F6E">
      <w:pPr>
        <w:spacing w:before="80" w:after="120" w:line="276" w:lineRule="auto"/>
        <w:jc w:val="both"/>
        <w:rPr>
          <w:rFonts w:ascii="Times New Roman" w:hAnsi="Times New Roman" w:cs="Times New Roman"/>
          <w:color w:val="000000" w:themeColor="text1"/>
          <w:sz w:val="24"/>
          <w:szCs w:val="24"/>
        </w:rPr>
      </w:pPr>
      <w:r w:rsidRPr="00EC06DD">
        <w:rPr>
          <w:rFonts w:ascii="Times New Roman" w:hAnsi="Times New Roman" w:cs="Times New Roman"/>
          <w:b/>
          <w:bCs/>
          <w:color w:val="000000" w:themeColor="text1"/>
          <w:sz w:val="24"/>
          <w:szCs w:val="24"/>
        </w:rPr>
        <w:t xml:space="preserve">Figure 2. Composition and beta diversity of the seed and seedling </w:t>
      </w:r>
      <w:r w:rsidR="001B5E2B" w:rsidRPr="00EC06DD">
        <w:rPr>
          <w:rFonts w:ascii="Times New Roman" w:hAnsi="Times New Roman" w:cs="Times New Roman"/>
          <w:b/>
          <w:bCs/>
          <w:color w:val="000000" w:themeColor="text1"/>
          <w:sz w:val="24"/>
          <w:szCs w:val="24"/>
        </w:rPr>
        <w:t>bacterial community</w:t>
      </w:r>
      <w:r w:rsidRPr="00EC06DD">
        <w:rPr>
          <w:rFonts w:ascii="Times New Roman" w:hAnsi="Times New Roman" w:cs="Times New Roman"/>
          <w:b/>
          <w:bCs/>
          <w:color w:val="000000" w:themeColor="text1"/>
          <w:sz w:val="24"/>
          <w:szCs w:val="24"/>
        </w:rPr>
        <w:t>. A</w:t>
      </w:r>
      <w:r w:rsidRPr="00EC06DD">
        <w:rPr>
          <w:rFonts w:ascii="Times New Roman" w:hAnsi="Times New Roman" w:cs="Times New Roman"/>
          <w:color w:val="000000" w:themeColor="text1"/>
          <w:sz w:val="24"/>
          <w:szCs w:val="24"/>
        </w:rPr>
        <w:t xml:space="preserve">, Circular dendrogram of the host genera at each developmental stage (n ≥ 3 samples), clustered on mean genus-level composition (Bray–Curtis, average linkage) separately for seeds and seedlings. Rings, from the centre outwards: </w:t>
      </w:r>
      <w:r w:rsidR="008633C4" w:rsidRPr="00EC06DD">
        <w:rPr>
          <w:rFonts w:ascii="Times New Roman" w:hAnsi="Times New Roman" w:cs="Times New Roman"/>
          <w:color w:val="000000" w:themeColor="text1"/>
          <w:sz w:val="24"/>
          <w:szCs w:val="24"/>
        </w:rPr>
        <w:t xml:space="preserve">developmental </w:t>
      </w:r>
      <w:r w:rsidRPr="00EC06DD">
        <w:rPr>
          <w:rFonts w:ascii="Times New Roman" w:hAnsi="Times New Roman" w:cs="Times New Roman"/>
          <w:color w:val="000000" w:themeColor="text1"/>
          <w:sz w:val="24"/>
          <w:szCs w:val="24"/>
        </w:rPr>
        <w:t>stage</w:t>
      </w:r>
      <w:r w:rsidR="008633C4" w:rsidRPr="00EC06DD">
        <w:rPr>
          <w:rFonts w:ascii="Times New Roman" w:hAnsi="Times New Roman" w:cs="Times New Roman"/>
          <w:color w:val="000000" w:themeColor="text1"/>
          <w:sz w:val="24"/>
          <w:szCs w:val="24"/>
        </w:rPr>
        <w:t xml:space="preserve"> (seed or seedling)</w:t>
      </w:r>
      <w:r w:rsidRPr="00EC06DD">
        <w:rPr>
          <w:rFonts w:ascii="Times New Roman" w:hAnsi="Times New Roman" w:cs="Times New Roman"/>
          <w:color w:val="000000" w:themeColor="text1"/>
          <w:sz w:val="24"/>
          <w:szCs w:val="24"/>
        </w:rPr>
        <w:t xml:space="preserve">, plant family and host genus. Bars show the mean relative abundance (%) of bacterial classes (inner bars) and genera (outer bars). </w:t>
      </w:r>
      <w:r w:rsidR="000F4D61" w:rsidRPr="00EC06DD">
        <w:rPr>
          <w:rFonts w:ascii="Times New Roman" w:hAnsi="Times New Roman" w:cs="Times New Roman"/>
          <w:color w:val="000000" w:themeColor="text1"/>
          <w:sz w:val="24"/>
          <w:szCs w:val="24"/>
        </w:rPr>
        <w:t>N</w:t>
      </w:r>
      <w:r w:rsidRPr="00EC06DD">
        <w:rPr>
          <w:rFonts w:ascii="Times New Roman" w:hAnsi="Times New Roman" w:cs="Times New Roman"/>
          <w:color w:val="000000" w:themeColor="text1"/>
          <w:sz w:val="24"/>
          <w:szCs w:val="24"/>
        </w:rPr>
        <w:t>umber</w:t>
      </w:r>
      <w:r w:rsidR="000F4D61" w:rsidRPr="00EC06DD">
        <w:rPr>
          <w:rFonts w:ascii="Times New Roman" w:hAnsi="Times New Roman" w:cs="Times New Roman"/>
          <w:color w:val="000000" w:themeColor="text1"/>
          <w:sz w:val="24"/>
          <w:szCs w:val="24"/>
        </w:rPr>
        <w:t>s</w:t>
      </w:r>
      <w:r w:rsidRPr="00EC06DD">
        <w:rPr>
          <w:rFonts w:ascii="Times New Roman" w:hAnsi="Times New Roman" w:cs="Times New Roman"/>
          <w:color w:val="000000" w:themeColor="text1"/>
          <w:sz w:val="24"/>
          <w:szCs w:val="24"/>
        </w:rPr>
        <w:t xml:space="preserve"> beside each tip </w:t>
      </w:r>
      <w:r w:rsidR="006E39BA" w:rsidRPr="00EC06DD">
        <w:rPr>
          <w:rFonts w:ascii="Times New Roman" w:hAnsi="Times New Roman" w:cs="Times New Roman"/>
          <w:color w:val="000000" w:themeColor="text1"/>
          <w:sz w:val="24"/>
          <w:szCs w:val="24"/>
        </w:rPr>
        <w:t xml:space="preserve">show the number of </w:t>
      </w:r>
      <w:r w:rsidRPr="00EC06DD">
        <w:rPr>
          <w:rFonts w:ascii="Times New Roman" w:hAnsi="Times New Roman" w:cs="Times New Roman"/>
          <w:color w:val="000000" w:themeColor="text1"/>
          <w:sz w:val="24"/>
          <w:szCs w:val="24"/>
        </w:rPr>
        <w:t xml:space="preserve">samples. </w:t>
      </w:r>
      <w:r w:rsidRPr="00EC06DD">
        <w:rPr>
          <w:rFonts w:ascii="Times New Roman" w:hAnsi="Times New Roman" w:cs="Times New Roman"/>
          <w:b/>
          <w:bCs/>
          <w:color w:val="000000" w:themeColor="text1"/>
          <w:sz w:val="24"/>
          <w:szCs w:val="24"/>
        </w:rPr>
        <w:t>B–</w:t>
      </w:r>
      <w:r w:rsidRPr="00EC06DD">
        <w:rPr>
          <w:rFonts w:ascii="Times New Roman" w:hAnsi="Times New Roman" w:cs="Times New Roman"/>
          <w:color w:val="000000" w:themeColor="text1"/>
          <w:sz w:val="24"/>
          <w:szCs w:val="24"/>
        </w:rPr>
        <w:t>E, Principal coordinates analysis of Bray–</w:t>
      </w:r>
      <w:proofErr w:type="gramStart"/>
      <w:r w:rsidRPr="00EC06DD">
        <w:rPr>
          <w:rFonts w:ascii="Times New Roman" w:hAnsi="Times New Roman" w:cs="Times New Roman"/>
          <w:color w:val="000000" w:themeColor="text1"/>
          <w:sz w:val="24"/>
          <w:szCs w:val="24"/>
        </w:rPr>
        <w:t>Curtis</w:t>
      </w:r>
      <w:proofErr w:type="gramEnd"/>
      <w:r w:rsidRPr="00EC06DD">
        <w:rPr>
          <w:rFonts w:ascii="Times New Roman" w:hAnsi="Times New Roman" w:cs="Times New Roman"/>
          <w:color w:val="000000" w:themeColor="text1"/>
          <w:sz w:val="24"/>
          <w:szCs w:val="24"/>
        </w:rPr>
        <w:t xml:space="preserve"> dissimilarities (cumulative sum scaling, genus level), for seeds (B, C) and seedlings (D, E) and coloured by host genus (B, D) and plant family (C, E). The</w:t>
      </w:r>
      <w:r w:rsidR="00F57A1A" w:rsidRPr="00EC06DD">
        <w:rPr>
          <w:rFonts w:ascii="Times New Roman" w:hAnsi="Times New Roman" w:cs="Times New Roman"/>
          <w:color w:val="000000" w:themeColor="text1"/>
          <w:sz w:val="24"/>
          <w:szCs w:val="24"/>
        </w:rPr>
        <w:t xml:space="preserve"> percentage variation in community composition (</w:t>
      </w:r>
      <w:r w:rsidRPr="00EC06DD">
        <w:rPr>
          <w:rFonts w:ascii="Times New Roman" w:hAnsi="Times New Roman" w:cs="Times New Roman"/>
          <w:color w:val="000000" w:themeColor="text1"/>
          <w:sz w:val="24"/>
          <w:szCs w:val="24"/>
        </w:rPr>
        <w:t>R²</w:t>
      </w:r>
      <w:r w:rsidR="00F57A1A" w:rsidRPr="00EC06DD">
        <w:rPr>
          <w:rFonts w:ascii="Times New Roman" w:hAnsi="Times New Roman" w:cs="Times New Roman"/>
          <w:color w:val="000000" w:themeColor="text1"/>
          <w:sz w:val="24"/>
          <w:szCs w:val="24"/>
        </w:rPr>
        <w:t xml:space="preserve">) </w:t>
      </w:r>
      <w:r w:rsidRPr="00EC06DD">
        <w:rPr>
          <w:rFonts w:ascii="Times New Roman" w:hAnsi="Times New Roman" w:cs="Times New Roman"/>
          <w:color w:val="000000" w:themeColor="text1"/>
          <w:sz w:val="24"/>
          <w:szCs w:val="24"/>
        </w:rPr>
        <w:t>and p</w:t>
      </w:r>
      <w:r w:rsidR="00F57A1A" w:rsidRPr="00EC06DD">
        <w:rPr>
          <w:rFonts w:ascii="Times New Roman" w:hAnsi="Times New Roman" w:cs="Times New Roman"/>
          <w:color w:val="000000" w:themeColor="text1"/>
          <w:sz w:val="24"/>
          <w:szCs w:val="24"/>
        </w:rPr>
        <w:t xml:space="preserve">-values </w:t>
      </w:r>
      <w:r w:rsidRPr="00EC06DD">
        <w:rPr>
          <w:rFonts w:ascii="Times New Roman" w:hAnsi="Times New Roman" w:cs="Times New Roman"/>
          <w:color w:val="000000" w:themeColor="text1"/>
          <w:sz w:val="24"/>
          <w:szCs w:val="24"/>
        </w:rPr>
        <w:t>of each variable within each stage are shown on the panels.</w:t>
      </w:r>
    </w:p>
    <w:p w:rsidR="00986496" w:rsidRDefault="00986496" w:rsidP="00A6364F">
      <w:pPr>
        <w:pStyle w:val="Heading2"/>
        <w:spacing w:line="276" w:lineRule="auto"/>
        <w:rPr>
          <w:rFonts w:ascii="Times New Roman" w:hAnsi="Times New Roman" w:cs="Times New Roman"/>
          <w:i/>
          <w:iCs/>
          <w:color w:val="000000" w:themeColor="text1"/>
          <w:sz w:val="24"/>
          <w:szCs w:val="24"/>
        </w:rPr>
      </w:pPr>
    </w:p>
    <w:p w:rsidR="00A6364F" w:rsidRPr="00C45B2A" w:rsidRDefault="00986496" w:rsidP="00A6364F">
      <w:pPr>
        <w:pStyle w:val="Heading2"/>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The bacterial community</w:t>
      </w:r>
      <w:r w:rsidRPr="00C45B2A">
        <w:rPr>
          <w:rFonts w:ascii="Times New Roman" w:hAnsi="Times New Roman" w:cs="Times New Roman"/>
          <w:color w:val="000000" w:themeColor="text1"/>
          <w:sz w:val="24"/>
          <w:szCs w:val="24"/>
        </w:rPr>
        <w:t xml:space="preserve"> </w:t>
      </w:r>
      <w:r w:rsidR="00A6364F" w:rsidRPr="00C45B2A">
        <w:rPr>
          <w:rFonts w:ascii="Times New Roman" w:hAnsi="Times New Roman" w:cs="Times New Roman"/>
          <w:color w:val="000000" w:themeColor="text1"/>
          <w:sz w:val="24"/>
          <w:szCs w:val="24"/>
        </w:rPr>
        <w:t>was structured more by host than by developmental stage</w:t>
      </w:r>
    </w:p>
    <w:p w:rsidR="00BB6816" w:rsidRDefault="000B4256">
      <w:pPr>
        <w:spacing w:before="80" w:after="120" w:line="276" w:lineRule="auto"/>
        <w:jc w:val="both"/>
        <w:rPr>
          <w:rFonts w:ascii="Times New Roman" w:hAnsi="Times New Roman" w:cs="Times New Roman"/>
          <w:color w:val="000000" w:themeColor="text1"/>
          <w:sz w:val="24"/>
          <w:szCs w:val="24"/>
        </w:rPr>
      </w:pPr>
      <w:r w:rsidRPr="00EC06DD">
        <w:rPr>
          <w:rFonts w:ascii="Times New Roman" w:hAnsi="Times New Roman" w:cs="Times New Roman"/>
          <w:color w:val="000000" w:themeColor="text1"/>
          <w:sz w:val="24"/>
          <w:szCs w:val="24"/>
        </w:rPr>
        <w:t xml:space="preserve">Host genus and plant family structured bacterial community composition far more strongly than developmental stage did </w:t>
      </w:r>
      <w:r w:rsidRPr="00EC06DD">
        <w:rPr>
          <w:rFonts w:ascii="Times New Roman" w:hAnsi="Times New Roman" w:cs="Times New Roman"/>
          <w:b/>
          <w:bCs/>
          <w:color w:val="000000" w:themeColor="text1"/>
          <w:sz w:val="24"/>
          <w:szCs w:val="24"/>
        </w:rPr>
        <w:t xml:space="preserve">(Table </w:t>
      </w:r>
      <w:r w:rsidR="00C14FA5">
        <w:rPr>
          <w:rFonts w:ascii="Times New Roman" w:hAnsi="Times New Roman" w:cs="Times New Roman"/>
          <w:b/>
          <w:bCs/>
          <w:color w:val="000000" w:themeColor="text1"/>
          <w:sz w:val="24"/>
          <w:szCs w:val="24"/>
        </w:rPr>
        <w:t>1</w:t>
      </w:r>
      <w:r w:rsidRPr="00EC06DD">
        <w:rPr>
          <w:rFonts w:ascii="Times New Roman" w:hAnsi="Times New Roman" w:cs="Times New Roman"/>
          <w:b/>
          <w:bCs/>
          <w:color w:val="000000" w:themeColor="text1"/>
          <w:sz w:val="24"/>
          <w:szCs w:val="24"/>
        </w:rPr>
        <w:t>; Supplementary Figure S2A)</w:t>
      </w:r>
      <w:r w:rsidRPr="00EC06DD">
        <w:rPr>
          <w:rFonts w:ascii="Times New Roman" w:hAnsi="Times New Roman" w:cs="Times New Roman"/>
          <w:color w:val="000000" w:themeColor="text1"/>
          <w:sz w:val="24"/>
          <w:szCs w:val="24"/>
        </w:rPr>
        <w:t xml:space="preserve">. </w:t>
      </w:r>
      <w:r w:rsidR="00D84C71">
        <w:rPr>
          <w:rFonts w:ascii="Times New Roman" w:hAnsi="Times New Roman" w:cs="Times New Roman"/>
          <w:color w:val="000000" w:themeColor="text1"/>
          <w:sz w:val="24"/>
          <w:szCs w:val="24"/>
        </w:rPr>
        <w:t>In univariate PERMANOVA at ASV level, developmental stage explained 1.6% of the variation, whereas plant</w:t>
      </w:r>
      <w:r w:rsidRPr="00EC06DD">
        <w:rPr>
          <w:rFonts w:ascii="Times New Roman" w:hAnsi="Times New Roman" w:cs="Times New Roman"/>
          <w:color w:val="000000" w:themeColor="text1"/>
          <w:sz w:val="24"/>
          <w:szCs w:val="24"/>
        </w:rPr>
        <w:t xml:space="preserve"> family explained 6.0% (F = 23.85), and host genus 10.1% (F = 18.99</w:t>
      </w:r>
      <w:r w:rsidR="003F4FE4">
        <w:rPr>
          <w:rFonts w:ascii="Times New Roman" w:hAnsi="Times New Roman" w:cs="Times New Roman"/>
          <w:color w:val="000000" w:themeColor="text1"/>
          <w:sz w:val="24"/>
          <w:szCs w:val="24"/>
        </w:rPr>
        <w:t xml:space="preserve">; </w:t>
      </w:r>
      <w:r w:rsidRPr="00EC06DD">
        <w:rPr>
          <w:rFonts w:ascii="Times New Roman" w:hAnsi="Times New Roman" w:cs="Times New Roman"/>
          <w:color w:val="000000" w:themeColor="text1"/>
          <w:sz w:val="24"/>
          <w:szCs w:val="24"/>
        </w:rPr>
        <w:t xml:space="preserve">all p = 0.001). The genus level </w:t>
      </w:r>
      <w:r w:rsidR="00BF76CB" w:rsidRPr="00EC06DD">
        <w:rPr>
          <w:rFonts w:ascii="Times New Roman" w:hAnsi="Times New Roman" w:cs="Times New Roman"/>
          <w:color w:val="000000" w:themeColor="text1"/>
          <w:sz w:val="24"/>
          <w:szCs w:val="24"/>
        </w:rPr>
        <w:t xml:space="preserve">showed </w:t>
      </w:r>
      <w:r w:rsidR="00D84C71">
        <w:rPr>
          <w:rFonts w:ascii="Times New Roman" w:hAnsi="Times New Roman" w:cs="Times New Roman"/>
          <w:color w:val="000000" w:themeColor="text1"/>
          <w:sz w:val="24"/>
          <w:szCs w:val="24"/>
        </w:rPr>
        <w:t>the same pattern: stage 1.5%, plant</w:t>
      </w:r>
      <w:r w:rsidRPr="00EC06DD">
        <w:rPr>
          <w:rFonts w:ascii="Times New Roman" w:hAnsi="Times New Roman" w:cs="Times New Roman"/>
          <w:color w:val="000000" w:themeColor="text1"/>
          <w:sz w:val="24"/>
          <w:szCs w:val="24"/>
        </w:rPr>
        <w:t xml:space="preserve"> family 5.4%, and host genus 9.7% (all p = 0.001). In marginal models</w:t>
      </w:r>
      <w:r w:rsidR="00D84C71">
        <w:rPr>
          <w:rFonts w:ascii="Times New Roman" w:hAnsi="Times New Roman" w:cs="Times New Roman"/>
          <w:color w:val="000000" w:themeColor="text1"/>
          <w:sz w:val="24"/>
          <w:szCs w:val="24"/>
        </w:rPr>
        <w:t xml:space="preserve"> </w:t>
      </w:r>
      <w:r w:rsidRPr="00EC06DD">
        <w:rPr>
          <w:rFonts w:ascii="Times New Roman" w:hAnsi="Times New Roman" w:cs="Times New Roman"/>
          <w:color w:val="000000" w:themeColor="text1"/>
          <w:sz w:val="24"/>
          <w:szCs w:val="24"/>
        </w:rPr>
        <w:t>(</w:t>
      </w:r>
      <w:r w:rsidRPr="008337FB">
        <w:rPr>
          <w:rFonts w:ascii="Times New Roman" w:hAnsi="Times New Roman" w:cs="Times New Roman"/>
          <w:b/>
          <w:bCs/>
          <w:color w:val="000000" w:themeColor="text1"/>
          <w:sz w:val="24"/>
          <w:szCs w:val="24"/>
        </w:rPr>
        <w:t xml:space="preserve">Table </w:t>
      </w:r>
      <w:r w:rsidR="003F4FE4" w:rsidRPr="008337FB">
        <w:rPr>
          <w:rFonts w:ascii="Times New Roman" w:hAnsi="Times New Roman" w:cs="Times New Roman"/>
          <w:b/>
          <w:bCs/>
          <w:color w:val="000000" w:themeColor="text1"/>
          <w:sz w:val="24"/>
          <w:szCs w:val="24"/>
        </w:rPr>
        <w:t>2; Supplementary Figure S2B),</w:t>
      </w:r>
      <w:r w:rsidRPr="00EC06DD">
        <w:rPr>
          <w:rFonts w:ascii="Times New Roman" w:hAnsi="Times New Roman" w:cs="Times New Roman"/>
          <w:color w:val="000000" w:themeColor="text1"/>
          <w:sz w:val="24"/>
          <w:szCs w:val="24"/>
        </w:rPr>
        <w:t xml:space="preserve"> each host variable explained more of the variation in community composition than developmental stage did.</w:t>
      </w:r>
      <w:r w:rsidR="00565BEB">
        <w:rPr>
          <w:rFonts w:ascii="Times New Roman" w:hAnsi="Times New Roman" w:cs="Times New Roman"/>
          <w:color w:val="000000" w:themeColor="text1"/>
          <w:sz w:val="24"/>
          <w:szCs w:val="24"/>
        </w:rPr>
        <w:t xml:space="preserve"> </w:t>
      </w:r>
      <w:r w:rsidR="004776F2" w:rsidRPr="00EC06DD">
        <w:rPr>
          <w:rFonts w:ascii="Times New Roman" w:hAnsi="Times New Roman" w:cs="Times New Roman"/>
          <w:color w:val="000000" w:themeColor="text1"/>
          <w:sz w:val="24"/>
          <w:szCs w:val="24"/>
        </w:rPr>
        <w:t xml:space="preserve">Because the stage effect was small relative to host, seed and seedling datasets were then ordinated and tested separately (Figure 2B–E). Within each stage, host variables structured the bacterial community </w:t>
      </w:r>
      <w:r w:rsidRPr="00EC06DD">
        <w:rPr>
          <w:rFonts w:ascii="Times New Roman" w:hAnsi="Times New Roman" w:cs="Times New Roman"/>
          <w:color w:val="000000" w:themeColor="text1"/>
          <w:sz w:val="24"/>
          <w:szCs w:val="24"/>
        </w:rPr>
        <w:t>(</w:t>
      </w:r>
      <w:r w:rsidR="00565BEB">
        <w:rPr>
          <w:rFonts w:ascii="Times New Roman" w:hAnsi="Times New Roman" w:cs="Times New Roman"/>
          <w:color w:val="000000" w:themeColor="text1"/>
          <w:sz w:val="24"/>
          <w:szCs w:val="24"/>
        </w:rPr>
        <w:t xml:space="preserve">genus level: </w:t>
      </w:r>
      <w:r w:rsidRPr="00EC06DD">
        <w:rPr>
          <w:rFonts w:ascii="Times New Roman" w:hAnsi="Times New Roman" w:cs="Times New Roman"/>
          <w:color w:val="000000" w:themeColor="text1"/>
          <w:sz w:val="24"/>
          <w:szCs w:val="24"/>
        </w:rPr>
        <w:t>PERMANOVA, all p = 0.001)</w:t>
      </w:r>
      <w:r w:rsidR="004776F2" w:rsidRPr="00EC06DD">
        <w:rPr>
          <w:rFonts w:ascii="Times New Roman" w:hAnsi="Times New Roman" w:cs="Times New Roman"/>
          <w:color w:val="000000" w:themeColor="text1"/>
          <w:sz w:val="24"/>
          <w:szCs w:val="24"/>
        </w:rPr>
        <w:t xml:space="preserve">. </w:t>
      </w:r>
      <w:r w:rsidRPr="00EC06DD">
        <w:rPr>
          <w:rFonts w:ascii="Times New Roman" w:hAnsi="Times New Roman" w:cs="Times New Roman"/>
          <w:color w:val="000000" w:themeColor="text1"/>
          <w:sz w:val="24"/>
          <w:szCs w:val="24"/>
        </w:rPr>
        <w:t xml:space="preserve">Host </w:t>
      </w:r>
      <w:r w:rsidR="007F7DDC">
        <w:rPr>
          <w:rFonts w:ascii="Times New Roman" w:hAnsi="Times New Roman" w:cs="Times New Roman"/>
          <w:color w:val="000000" w:themeColor="text1"/>
          <w:sz w:val="24"/>
          <w:szCs w:val="24"/>
        </w:rPr>
        <w:t xml:space="preserve">microbial </w:t>
      </w:r>
      <w:r w:rsidRPr="00EC06DD">
        <w:rPr>
          <w:rFonts w:ascii="Times New Roman" w:hAnsi="Times New Roman" w:cs="Times New Roman"/>
          <w:color w:val="000000" w:themeColor="text1"/>
          <w:sz w:val="24"/>
          <w:szCs w:val="24"/>
        </w:rPr>
        <w:t xml:space="preserve">structure was stronger among seedlings than seeds: host genus explained 16.2% versus 8.3% of the variation, and plant family 7.3% versus 6.3%. </w:t>
      </w:r>
      <w:r w:rsidR="00314206">
        <w:rPr>
          <w:rFonts w:ascii="Times New Roman" w:hAnsi="Times New Roman" w:cs="Times New Roman"/>
          <w:color w:val="000000" w:themeColor="text1"/>
          <w:sz w:val="24"/>
          <w:szCs w:val="24"/>
        </w:rPr>
        <w:t>However, study also explained much more of the variation among seedlings (19.2%) than among seeds (2.6%; Supplementary Figure S2C, D), and among seedlings it explained more than host genus did. The stronger host structure among seedlings therefore could not be separated from the studies that sampled them</w:t>
      </w:r>
      <w:r w:rsidRPr="00EC06DD">
        <w:rPr>
          <w:rFonts w:ascii="Times New Roman" w:hAnsi="Times New Roman" w:cs="Times New Roman"/>
          <w:color w:val="000000" w:themeColor="text1"/>
          <w:sz w:val="24"/>
          <w:szCs w:val="24"/>
        </w:rPr>
        <w:t>.</w:t>
      </w:r>
      <w:r w:rsidR="00314206">
        <w:rPr>
          <w:rFonts w:ascii="Times New Roman" w:hAnsi="Times New Roman" w:cs="Times New Roman"/>
          <w:color w:val="000000" w:themeColor="text1"/>
          <w:sz w:val="24"/>
          <w:szCs w:val="24"/>
        </w:rPr>
        <w:t xml:space="preserve"> The ASV level showed the same pattern (Supplementary Figure S2E–J): a</w:t>
      </w:r>
      <w:r w:rsidRPr="00EC06DD">
        <w:rPr>
          <w:rFonts w:ascii="Times New Roman" w:hAnsi="Times New Roman" w:cs="Times New Roman"/>
          <w:color w:val="000000" w:themeColor="text1"/>
          <w:sz w:val="24"/>
          <w:szCs w:val="24"/>
        </w:rPr>
        <w:t xml:space="preserve">mong seeds (n = 1,277) and seedlings (n = 602), host genus explained 8.0% and 16.4% of the variation, plant family 6.6% and 8.2%, </w:t>
      </w:r>
      <w:r w:rsidRPr="00353E37">
        <w:rPr>
          <w:rFonts w:ascii="Times New Roman" w:hAnsi="Times New Roman" w:cs="Times New Roman"/>
          <w:color w:val="000000" w:themeColor="text1"/>
          <w:sz w:val="24"/>
          <w:szCs w:val="24"/>
        </w:rPr>
        <w:t>and study 2.5% and 22.1%</w:t>
      </w:r>
      <w:r w:rsidRPr="00EC06DD">
        <w:rPr>
          <w:rFonts w:ascii="Times New Roman" w:hAnsi="Times New Roman" w:cs="Times New Roman"/>
          <w:color w:val="000000" w:themeColor="text1"/>
          <w:sz w:val="24"/>
          <w:szCs w:val="24"/>
        </w:rPr>
        <w:t xml:space="preserve"> (PERMANOVA, all p = 0.001).</w:t>
      </w:r>
    </w:p>
    <w:p w:rsidR="00015D8D" w:rsidRPr="00EC06DD" w:rsidRDefault="002F061B" w:rsidP="00AB0F6E">
      <w:pPr>
        <w:pStyle w:val="Heading2"/>
        <w:spacing w:line="276" w:lineRule="auto"/>
        <w:rPr>
          <w:rFonts w:ascii="Times New Roman" w:hAnsi="Times New Roman" w:cs="Times New Roman"/>
          <w:color w:val="000000" w:themeColor="text1"/>
          <w:sz w:val="24"/>
          <w:szCs w:val="24"/>
        </w:rPr>
      </w:pPr>
      <w:r w:rsidRPr="00EC06DD">
        <w:rPr>
          <w:rFonts w:ascii="Times New Roman" w:hAnsi="Times New Roman" w:cs="Times New Roman"/>
          <w:color w:val="000000" w:themeColor="text1"/>
          <w:sz w:val="24"/>
          <w:szCs w:val="24"/>
        </w:rPr>
        <w:t xml:space="preserve">Alpha diversity differed more among </w:t>
      </w:r>
      <w:r w:rsidR="005352B0" w:rsidRPr="00EC06DD">
        <w:rPr>
          <w:rFonts w:ascii="Times New Roman" w:hAnsi="Times New Roman" w:cs="Times New Roman"/>
          <w:color w:val="000000" w:themeColor="text1"/>
          <w:sz w:val="24"/>
          <w:szCs w:val="24"/>
        </w:rPr>
        <w:t xml:space="preserve">plant </w:t>
      </w:r>
      <w:r w:rsidRPr="00EC06DD">
        <w:rPr>
          <w:rFonts w:ascii="Times New Roman" w:hAnsi="Times New Roman" w:cs="Times New Roman"/>
          <w:color w:val="000000" w:themeColor="text1"/>
          <w:sz w:val="24"/>
          <w:szCs w:val="24"/>
        </w:rPr>
        <w:t>hosts than between developmental stages</w:t>
      </w:r>
    </w:p>
    <w:p w:rsidR="00AB0F6E" w:rsidRDefault="004A0C56" w:rsidP="00AB0F6E">
      <w:pPr>
        <w:spacing w:before="80" w:after="12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Alpha diversity differed only slightly between seeds and seedlings and much more among host genera </w:t>
      </w:r>
      <w:r w:rsidR="00AB0F6E" w:rsidRPr="00EC06DD">
        <w:rPr>
          <w:rFonts w:ascii="Times New Roman" w:hAnsi="Times New Roman" w:cs="Times New Roman"/>
          <w:color w:val="000000" w:themeColor="text1"/>
          <w:sz w:val="24"/>
          <w:szCs w:val="24"/>
        </w:rPr>
        <w:t>(Supplementary Table S1a, b). Both the Shannon index (Kruskal–Wallis H = 19.7, p = 9.1 × 10⁻⁶, n = 1,851; effect size: ε² = 0.010) and observed richness (H = 7.2, p = 0.007, ε² = 0.003) differed</w:t>
      </w:r>
      <w:r w:rsidR="007F7DDC">
        <w:rPr>
          <w:rFonts w:ascii="Times New Roman" w:hAnsi="Times New Roman" w:cs="Times New Roman"/>
          <w:color w:val="000000" w:themeColor="text1"/>
          <w:sz w:val="24"/>
          <w:szCs w:val="24"/>
        </w:rPr>
        <w:t xml:space="preserve"> significantly between </w:t>
      </w:r>
      <w:r w:rsidR="00AD34AB">
        <w:rPr>
          <w:rFonts w:ascii="Times New Roman" w:hAnsi="Times New Roman" w:cs="Times New Roman"/>
          <w:color w:val="000000" w:themeColor="text1"/>
          <w:sz w:val="24"/>
          <w:szCs w:val="24"/>
        </w:rPr>
        <w:t>developmental</w:t>
      </w:r>
      <w:r w:rsidR="007F7DDC">
        <w:rPr>
          <w:rFonts w:ascii="Times New Roman" w:hAnsi="Times New Roman" w:cs="Times New Roman"/>
          <w:color w:val="000000" w:themeColor="text1"/>
          <w:sz w:val="24"/>
          <w:szCs w:val="24"/>
        </w:rPr>
        <w:t xml:space="preserve"> stages</w:t>
      </w:r>
      <w:r w:rsidR="00AB0F6E" w:rsidRPr="00EC06DD">
        <w:rPr>
          <w:rFonts w:ascii="Times New Roman" w:hAnsi="Times New Roman" w:cs="Times New Roman"/>
          <w:color w:val="000000" w:themeColor="text1"/>
          <w:sz w:val="24"/>
          <w:szCs w:val="24"/>
        </w:rPr>
        <w:t>. Pielou's evenness did not differ significantly between developmental stages (H = 1.3, p = 0.25, ε² &lt; 0.001). The difference</w:t>
      </w:r>
      <w:r w:rsidR="00A30DE1">
        <w:rPr>
          <w:rFonts w:ascii="Times New Roman" w:hAnsi="Times New Roman" w:cs="Times New Roman"/>
          <w:color w:val="000000" w:themeColor="text1"/>
          <w:sz w:val="24"/>
          <w:szCs w:val="24"/>
        </w:rPr>
        <w:t>s</w:t>
      </w:r>
      <w:r w:rsidR="00AB0F6E" w:rsidRPr="00EC06DD">
        <w:rPr>
          <w:rFonts w:ascii="Times New Roman" w:hAnsi="Times New Roman" w:cs="Times New Roman"/>
          <w:color w:val="000000" w:themeColor="text1"/>
          <w:sz w:val="24"/>
          <w:szCs w:val="24"/>
        </w:rPr>
        <w:t xml:space="preserve"> </w:t>
      </w:r>
      <w:r w:rsidR="00A30DE1">
        <w:rPr>
          <w:rFonts w:ascii="Times New Roman" w:hAnsi="Times New Roman" w:cs="Times New Roman"/>
          <w:color w:val="000000" w:themeColor="text1"/>
          <w:sz w:val="24"/>
          <w:szCs w:val="24"/>
        </w:rPr>
        <w:t xml:space="preserve">in community alpha diversity </w:t>
      </w:r>
      <w:r w:rsidR="00AB0F6E" w:rsidRPr="00EC06DD">
        <w:rPr>
          <w:rFonts w:ascii="Times New Roman" w:hAnsi="Times New Roman" w:cs="Times New Roman"/>
          <w:color w:val="000000" w:themeColor="text1"/>
          <w:sz w:val="24"/>
          <w:szCs w:val="24"/>
        </w:rPr>
        <w:t xml:space="preserve">also depended on rarefaction depth. At 1,000 reads (n = 1,760), richness did not differ between </w:t>
      </w:r>
      <w:r w:rsidR="00B56410">
        <w:rPr>
          <w:rFonts w:ascii="Times New Roman" w:hAnsi="Times New Roman" w:cs="Times New Roman"/>
          <w:color w:val="000000" w:themeColor="text1"/>
          <w:sz w:val="24"/>
          <w:szCs w:val="24"/>
        </w:rPr>
        <w:t>the developmental stages (</w:t>
      </w:r>
      <w:r w:rsidR="00AB0F6E" w:rsidRPr="00EC06DD">
        <w:rPr>
          <w:rFonts w:ascii="Times New Roman" w:hAnsi="Times New Roman" w:cs="Times New Roman"/>
          <w:color w:val="000000" w:themeColor="text1"/>
          <w:sz w:val="24"/>
          <w:szCs w:val="24"/>
        </w:rPr>
        <w:t xml:space="preserve">seeds </w:t>
      </w:r>
      <w:r w:rsidR="00B56410">
        <w:rPr>
          <w:rFonts w:ascii="Times New Roman" w:hAnsi="Times New Roman" w:cs="Times New Roman"/>
          <w:color w:val="000000" w:themeColor="text1"/>
          <w:sz w:val="24"/>
          <w:szCs w:val="24"/>
        </w:rPr>
        <w:t>vs</w:t>
      </w:r>
      <w:r w:rsidR="00AB0F6E" w:rsidRPr="00EC06DD">
        <w:rPr>
          <w:rFonts w:ascii="Times New Roman" w:hAnsi="Times New Roman" w:cs="Times New Roman"/>
          <w:color w:val="000000" w:themeColor="text1"/>
          <w:sz w:val="24"/>
          <w:szCs w:val="24"/>
        </w:rPr>
        <w:t xml:space="preserve"> seedlings</w:t>
      </w:r>
      <w:r w:rsidR="00B56410">
        <w:rPr>
          <w:rFonts w:ascii="Times New Roman" w:hAnsi="Times New Roman" w:cs="Times New Roman"/>
          <w:color w:val="000000" w:themeColor="text1"/>
          <w:sz w:val="24"/>
          <w:szCs w:val="24"/>
        </w:rPr>
        <w:t>)</w:t>
      </w:r>
      <w:r w:rsidR="00AB0F6E" w:rsidRPr="00EC06DD">
        <w:rPr>
          <w:rFonts w:ascii="Times New Roman" w:hAnsi="Times New Roman" w:cs="Times New Roman"/>
          <w:color w:val="000000" w:themeColor="text1"/>
          <w:sz w:val="24"/>
          <w:szCs w:val="24"/>
        </w:rPr>
        <w:t xml:space="preserve"> (H &lt; 0.001, p = 0.98, ε² &lt; 0.001).</w:t>
      </w:r>
    </w:p>
    <w:p w:rsidR="00986496" w:rsidRPr="00EC06DD" w:rsidRDefault="00986496" w:rsidP="00AB0F6E">
      <w:pPr>
        <w:spacing w:before="80" w:after="12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w:t>
      </w:r>
      <w:r w:rsidRPr="00EC06DD">
        <w:rPr>
          <w:rFonts w:ascii="Times New Roman" w:hAnsi="Times New Roman" w:cs="Times New Roman"/>
          <w:color w:val="000000" w:themeColor="text1"/>
          <w:sz w:val="24"/>
          <w:szCs w:val="24"/>
        </w:rPr>
        <w:t>t either stage</w:t>
      </w:r>
      <w:r>
        <w:rPr>
          <w:rFonts w:ascii="Times New Roman" w:hAnsi="Times New Roman" w:cs="Times New Roman"/>
          <w:color w:val="000000" w:themeColor="text1"/>
          <w:sz w:val="24"/>
          <w:szCs w:val="24"/>
        </w:rPr>
        <w:t>, the m</w:t>
      </w:r>
      <w:r w:rsidRPr="00EC06DD">
        <w:rPr>
          <w:rFonts w:ascii="Times New Roman" w:hAnsi="Times New Roman" w:cs="Times New Roman"/>
          <w:color w:val="000000" w:themeColor="text1"/>
          <w:sz w:val="24"/>
          <w:szCs w:val="24"/>
        </w:rPr>
        <w:t>ean alpha diversity of host species showed no phylogenetic signal (</w:t>
      </w:r>
      <w:r w:rsidRPr="004553CB">
        <w:rPr>
          <w:rFonts w:ascii="Times New Roman" w:hAnsi="Times New Roman" w:cs="Times New Roman"/>
          <w:b/>
          <w:bCs/>
          <w:color w:val="000000" w:themeColor="text1"/>
          <w:sz w:val="24"/>
          <w:szCs w:val="24"/>
        </w:rPr>
        <w:t>Figure 3A; Supplementary Table S2a</w:t>
      </w:r>
      <w:r w:rsidRPr="00EC06DD">
        <w:rPr>
          <w:rFonts w:ascii="Times New Roman" w:hAnsi="Times New Roman" w:cs="Times New Roman"/>
          <w:color w:val="000000" w:themeColor="text1"/>
          <w:sz w:val="24"/>
          <w:szCs w:val="24"/>
        </w:rPr>
        <w:t xml:space="preserve">). Across 10 host species for seeds (n = 1,266 samples) and 14 for seedlings (n = 577), Blomberg's </w:t>
      </w:r>
      <w:r w:rsidRPr="00EC06DD">
        <w:rPr>
          <w:rFonts w:ascii="Times New Roman" w:hAnsi="Times New Roman" w:cs="Times New Roman"/>
          <w:i/>
          <w:iCs/>
          <w:color w:val="000000" w:themeColor="text1"/>
          <w:sz w:val="24"/>
          <w:szCs w:val="24"/>
        </w:rPr>
        <w:t xml:space="preserve">K </w:t>
      </w:r>
      <w:r w:rsidRPr="00EC06DD">
        <w:rPr>
          <w:rFonts w:ascii="Times New Roman" w:hAnsi="Times New Roman" w:cs="Times New Roman"/>
          <w:color w:val="000000" w:themeColor="text1"/>
          <w:sz w:val="24"/>
          <w:szCs w:val="24"/>
        </w:rPr>
        <w:t>ranged from 0.03 to 0.15 (p ≥ 0.35)</w:t>
      </w:r>
      <w:r>
        <w:rPr>
          <w:rFonts w:ascii="Times New Roman" w:hAnsi="Times New Roman" w:cs="Times New Roman"/>
          <w:color w:val="000000" w:themeColor="text1"/>
          <w:sz w:val="24"/>
          <w:szCs w:val="24"/>
        </w:rPr>
        <w:t xml:space="preserve">; as well as </w:t>
      </w:r>
      <w:r w:rsidRPr="00EC06DD">
        <w:rPr>
          <w:rFonts w:ascii="Times New Roman" w:hAnsi="Times New Roman" w:cs="Times New Roman"/>
          <w:color w:val="000000" w:themeColor="text1"/>
          <w:sz w:val="24"/>
          <w:szCs w:val="24"/>
        </w:rPr>
        <w:t xml:space="preserve">Pagel's λ estimated at zero for all three indices. Within </w:t>
      </w:r>
      <w:r>
        <w:rPr>
          <w:rFonts w:ascii="Times New Roman" w:hAnsi="Times New Roman" w:cs="Times New Roman"/>
          <w:color w:val="000000" w:themeColor="text1"/>
          <w:sz w:val="24"/>
          <w:szCs w:val="24"/>
        </w:rPr>
        <w:t>host</w:t>
      </w:r>
      <w:r w:rsidRPr="00EC06DD">
        <w:rPr>
          <w:rFonts w:ascii="Times New Roman" w:hAnsi="Times New Roman" w:cs="Times New Roman"/>
          <w:color w:val="000000" w:themeColor="text1"/>
          <w:sz w:val="24"/>
          <w:szCs w:val="24"/>
        </w:rPr>
        <w:t xml:space="preserve"> families, the stage effect was inconsistent (Figure 3B; Supplementary Table S1c, d)</w:t>
      </w:r>
      <w:r>
        <w:rPr>
          <w:rFonts w:ascii="Times New Roman" w:hAnsi="Times New Roman" w:cs="Times New Roman"/>
          <w:color w:val="000000" w:themeColor="text1"/>
          <w:sz w:val="24"/>
          <w:szCs w:val="24"/>
        </w:rPr>
        <w:t>. For instance, s</w:t>
      </w:r>
      <w:r w:rsidRPr="00EC06DD">
        <w:rPr>
          <w:rFonts w:ascii="Times New Roman" w:hAnsi="Times New Roman" w:cs="Times New Roman"/>
          <w:color w:val="000000" w:themeColor="text1"/>
          <w:sz w:val="24"/>
          <w:szCs w:val="24"/>
        </w:rPr>
        <w:t xml:space="preserve">eedlings were less diverse than seeds in </w:t>
      </w:r>
      <w:r>
        <w:rPr>
          <w:rFonts w:ascii="Times New Roman" w:hAnsi="Times New Roman" w:cs="Times New Roman"/>
          <w:color w:val="000000" w:themeColor="text1"/>
          <w:sz w:val="24"/>
          <w:szCs w:val="24"/>
        </w:rPr>
        <w:t xml:space="preserve">family </w:t>
      </w:r>
      <w:r w:rsidRPr="00C2751C">
        <w:rPr>
          <w:rFonts w:ascii="Times New Roman" w:hAnsi="Times New Roman" w:cs="Times New Roman"/>
          <w:i/>
          <w:iCs/>
          <w:color w:val="000000" w:themeColor="text1"/>
          <w:sz w:val="24"/>
          <w:szCs w:val="24"/>
        </w:rPr>
        <w:t>Fabaceae</w:t>
      </w:r>
      <w:r w:rsidRPr="00EC06DD">
        <w:rPr>
          <w:rFonts w:ascii="Times New Roman" w:hAnsi="Times New Roman" w:cs="Times New Roman"/>
          <w:color w:val="000000" w:themeColor="text1"/>
          <w:sz w:val="24"/>
          <w:szCs w:val="24"/>
        </w:rPr>
        <w:t xml:space="preserve"> (Shannon index: Hedges' g = −0.90, 95% CI −1.05 to −0.75; ε² = 0.145; q &lt; 0.001) but more diverse in </w:t>
      </w:r>
      <w:r w:rsidRPr="00C2751C">
        <w:rPr>
          <w:rFonts w:ascii="Times New Roman" w:hAnsi="Times New Roman" w:cs="Times New Roman"/>
          <w:i/>
          <w:iCs/>
          <w:color w:val="000000" w:themeColor="text1"/>
          <w:sz w:val="24"/>
          <w:szCs w:val="24"/>
        </w:rPr>
        <w:t>Poaceae</w:t>
      </w:r>
      <w:r w:rsidRPr="00EC06DD">
        <w:rPr>
          <w:rFonts w:ascii="Times New Roman" w:hAnsi="Times New Roman" w:cs="Times New Roman"/>
          <w:color w:val="000000" w:themeColor="text1"/>
          <w:sz w:val="24"/>
          <w:szCs w:val="24"/>
        </w:rPr>
        <w:t xml:space="preserve"> (g = 1.09, 95% CI 0.47–1.72; ε² = 0.106; q = 0.002). In </w:t>
      </w:r>
      <w:r w:rsidRPr="00C2751C">
        <w:rPr>
          <w:rFonts w:ascii="Times New Roman" w:hAnsi="Times New Roman" w:cs="Times New Roman"/>
          <w:i/>
          <w:iCs/>
          <w:color w:val="000000" w:themeColor="text1"/>
          <w:sz w:val="24"/>
          <w:szCs w:val="24"/>
        </w:rPr>
        <w:t>Brassicaceae</w:t>
      </w:r>
      <w:r w:rsidRPr="00EC06DD">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the </w:t>
      </w:r>
      <w:r w:rsidRPr="00EC06DD">
        <w:rPr>
          <w:rFonts w:ascii="Times New Roman" w:hAnsi="Times New Roman" w:cs="Times New Roman"/>
          <w:color w:val="000000" w:themeColor="text1"/>
          <w:sz w:val="24"/>
          <w:szCs w:val="24"/>
        </w:rPr>
        <w:t xml:space="preserve">Shannon diversity was unchanged (g = −0.01) but richness increased in seedlings </w:t>
      </w:r>
      <w:r>
        <w:rPr>
          <w:rFonts w:ascii="Times New Roman" w:hAnsi="Times New Roman" w:cs="Times New Roman"/>
          <w:color w:val="000000" w:themeColor="text1"/>
          <w:sz w:val="24"/>
          <w:szCs w:val="24"/>
        </w:rPr>
        <w:t xml:space="preserve">when </w:t>
      </w:r>
      <w:r w:rsidRPr="00EC06DD">
        <w:rPr>
          <w:rFonts w:ascii="Times New Roman" w:hAnsi="Times New Roman" w:cs="Times New Roman"/>
          <w:color w:val="000000" w:themeColor="text1"/>
          <w:sz w:val="24"/>
          <w:szCs w:val="24"/>
        </w:rPr>
        <w:t>compared with seeds (g = 0.24),</w:t>
      </w:r>
      <w:r>
        <w:rPr>
          <w:rFonts w:ascii="Times New Roman" w:hAnsi="Times New Roman" w:cs="Times New Roman"/>
          <w:color w:val="000000" w:themeColor="text1"/>
          <w:sz w:val="24"/>
          <w:szCs w:val="24"/>
        </w:rPr>
        <w:t xml:space="preserve"> while </w:t>
      </w:r>
      <w:r w:rsidRPr="00EC06DD">
        <w:rPr>
          <w:rFonts w:ascii="Times New Roman" w:hAnsi="Times New Roman" w:cs="Times New Roman"/>
          <w:color w:val="000000" w:themeColor="text1"/>
          <w:sz w:val="24"/>
          <w:szCs w:val="24"/>
        </w:rPr>
        <w:t xml:space="preserve">evenness decreased (g = −0.71). </w:t>
      </w:r>
      <w:r>
        <w:rPr>
          <w:rFonts w:ascii="Times New Roman" w:hAnsi="Times New Roman" w:cs="Times New Roman"/>
          <w:color w:val="000000" w:themeColor="text1"/>
          <w:sz w:val="24"/>
          <w:szCs w:val="24"/>
        </w:rPr>
        <w:t xml:space="preserve">No significant differences were observed for families </w:t>
      </w:r>
      <w:r w:rsidRPr="00C2751C">
        <w:rPr>
          <w:rFonts w:ascii="Times New Roman" w:hAnsi="Times New Roman" w:cs="Times New Roman"/>
          <w:i/>
          <w:iCs/>
          <w:color w:val="000000" w:themeColor="text1"/>
          <w:sz w:val="24"/>
          <w:szCs w:val="24"/>
        </w:rPr>
        <w:t>Apiaceae</w:t>
      </w:r>
      <w:r w:rsidRPr="00EC06DD">
        <w:rPr>
          <w:rFonts w:ascii="Times New Roman" w:hAnsi="Times New Roman" w:cs="Times New Roman"/>
          <w:color w:val="000000" w:themeColor="text1"/>
          <w:sz w:val="24"/>
          <w:szCs w:val="24"/>
        </w:rPr>
        <w:t xml:space="preserve"> and </w:t>
      </w:r>
      <w:r w:rsidRPr="00C2751C">
        <w:rPr>
          <w:rFonts w:ascii="Times New Roman" w:hAnsi="Times New Roman" w:cs="Times New Roman"/>
          <w:i/>
          <w:iCs/>
          <w:color w:val="000000" w:themeColor="text1"/>
          <w:sz w:val="24"/>
          <w:szCs w:val="24"/>
        </w:rPr>
        <w:t>Solanaceae</w:t>
      </w:r>
      <w:r w:rsidRPr="00EC06DD">
        <w:rPr>
          <w:rFonts w:ascii="Times New Roman" w:hAnsi="Times New Roman" w:cs="Times New Roman"/>
          <w:color w:val="000000" w:themeColor="text1"/>
          <w:sz w:val="24"/>
          <w:szCs w:val="24"/>
        </w:rPr>
        <w:t xml:space="preserve">. Pooled across the five plant families, the stage effect was close to zero for </w:t>
      </w:r>
      <w:r>
        <w:rPr>
          <w:rFonts w:ascii="Times New Roman" w:hAnsi="Times New Roman" w:cs="Times New Roman"/>
          <w:color w:val="000000" w:themeColor="text1"/>
          <w:sz w:val="24"/>
          <w:szCs w:val="24"/>
        </w:rPr>
        <w:t>the estimated alpha diversity</w:t>
      </w:r>
      <w:r w:rsidRPr="00EC06DD">
        <w:rPr>
          <w:rFonts w:ascii="Times New Roman" w:hAnsi="Times New Roman" w:cs="Times New Roman"/>
          <w:color w:val="000000" w:themeColor="text1"/>
          <w:sz w:val="24"/>
          <w:szCs w:val="24"/>
        </w:rPr>
        <w:t xml:space="preserve"> index</w:t>
      </w:r>
      <w:r>
        <w:rPr>
          <w:rFonts w:ascii="Times New Roman" w:hAnsi="Times New Roman" w:cs="Times New Roman"/>
          <w:color w:val="000000" w:themeColor="text1"/>
          <w:sz w:val="24"/>
          <w:szCs w:val="24"/>
        </w:rPr>
        <w:t>es</w:t>
      </w:r>
      <w:r w:rsidRPr="00EC06DD">
        <w:rPr>
          <w:rFonts w:ascii="Times New Roman" w:hAnsi="Times New Roman" w:cs="Times New Roman"/>
          <w:color w:val="000000" w:themeColor="text1"/>
          <w:sz w:val="24"/>
          <w:szCs w:val="24"/>
        </w:rPr>
        <w:t xml:space="preserve"> (Shannon g = 0.14, 95% CI −0.81 to 1.09, p = 0.71; richness g = 0.13, p = 0.67; evenness g = −0.09, p = 0.71). </w:t>
      </w:r>
      <w:r>
        <w:rPr>
          <w:rFonts w:ascii="Times New Roman" w:hAnsi="Times New Roman" w:cs="Times New Roman"/>
          <w:color w:val="000000" w:themeColor="text1"/>
          <w:sz w:val="24"/>
          <w:szCs w:val="24"/>
        </w:rPr>
        <w:t>Additionally, there was strong h</w:t>
      </w:r>
      <w:r w:rsidRPr="00EC06DD">
        <w:rPr>
          <w:rFonts w:ascii="Times New Roman" w:hAnsi="Times New Roman" w:cs="Times New Roman"/>
          <w:color w:val="000000" w:themeColor="text1"/>
          <w:sz w:val="24"/>
          <w:szCs w:val="24"/>
        </w:rPr>
        <w:t xml:space="preserve">eterogeneity </w:t>
      </w:r>
      <w:r>
        <w:rPr>
          <w:rFonts w:ascii="Times New Roman" w:hAnsi="Times New Roman" w:cs="Times New Roman"/>
          <w:color w:val="000000" w:themeColor="text1"/>
          <w:sz w:val="24"/>
          <w:szCs w:val="24"/>
        </w:rPr>
        <w:t xml:space="preserve">in Shannon diversity </w:t>
      </w:r>
      <w:r w:rsidRPr="00EC06DD">
        <w:rPr>
          <w:rFonts w:ascii="Times New Roman" w:hAnsi="Times New Roman" w:cs="Times New Roman"/>
          <w:color w:val="000000" w:themeColor="text1"/>
          <w:sz w:val="24"/>
          <w:szCs w:val="24"/>
        </w:rPr>
        <w:t xml:space="preserve">among </w:t>
      </w:r>
      <w:r>
        <w:rPr>
          <w:rFonts w:ascii="Times New Roman" w:hAnsi="Times New Roman" w:cs="Times New Roman"/>
          <w:color w:val="000000" w:themeColor="text1"/>
          <w:sz w:val="24"/>
          <w:szCs w:val="24"/>
        </w:rPr>
        <w:t xml:space="preserve">the different </w:t>
      </w:r>
      <w:r w:rsidRPr="00EC06DD">
        <w:rPr>
          <w:rFonts w:ascii="Times New Roman" w:hAnsi="Times New Roman" w:cs="Times New Roman"/>
          <w:color w:val="000000" w:themeColor="text1"/>
          <w:sz w:val="24"/>
          <w:szCs w:val="24"/>
        </w:rPr>
        <w:t>families (Shannon Cochran's Q = 94.1, df = 4, p &lt; 10⁻¹⁸; I² = 96%)</w:t>
      </w:r>
      <w:r>
        <w:rPr>
          <w:rFonts w:ascii="Times New Roman" w:hAnsi="Times New Roman" w:cs="Times New Roman"/>
          <w:color w:val="000000" w:themeColor="text1"/>
          <w:sz w:val="24"/>
          <w:szCs w:val="24"/>
        </w:rPr>
        <w:t>.</w:t>
      </w:r>
    </w:p>
    <w:p w:rsidR="0018659B" w:rsidRPr="007968A8" w:rsidRDefault="00AB0F6E" w:rsidP="00AB0F6E">
      <w:pPr>
        <w:keepNext/>
        <w:spacing w:before="240" w:after="120" w:line="276" w:lineRule="auto"/>
        <w:rPr>
          <w:rFonts w:ascii="Times New Roman" w:hAnsi="Times New Roman" w:cs="Times New Roman"/>
          <w:sz w:val="24"/>
          <w:szCs w:val="24"/>
        </w:rPr>
      </w:pPr>
      <w:r w:rsidRPr="007968A8">
        <w:rPr>
          <w:rFonts w:ascii="Times New Roman" w:hAnsi="Times New Roman" w:cs="Times New Roman"/>
          <w:noProof/>
          <w:sz w:val="24"/>
          <w:szCs w:val="24"/>
        </w:rPr>
        <w:lastRenderedPageBreak/>
        <w:drawing>
          <wp:inline distT="0" distB="0" distL="0" distR="0" wp14:anchorId="799BAF65" wp14:editId="2439C508">
            <wp:extent cx="6120130" cy="7715684"/>
            <wp:effectExtent l="0" t="0" r="1270" b="4445"/>
            <wp:docPr id="1832221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21402" name=""/>
                    <pic:cNvPicPr/>
                  </pic:nvPicPr>
                  <pic:blipFill>
                    <a:blip r:embed="rId13"/>
                    <a:stretch>
                      <a:fillRect/>
                    </a:stretch>
                  </pic:blipFill>
                  <pic:spPr>
                    <a:xfrm>
                      <a:off x="0" y="0"/>
                      <a:ext cx="6120130" cy="7715684"/>
                    </a:xfrm>
                    <a:prstGeom prst="rect">
                      <a:avLst/>
                    </a:prstGeom>
                  </pic:spPr>
                </pic:pic>
              </a:graphicData>
            </a:graphic>
          </wp:inline>
        </w:drawing>
      </w:r>
    </w:p>
    <w:p w:rsidR="0018659B" w:rsidRDefault="00000000" w:rsidP="00AB0F6E">
      <w:pPr>
        <w:spacing w:before="80" w:after="120" w:line="276" w:lineRule="auto"/>
        <w:jc w:val="both"/>
        <w:rPr>
          <w:rFonts w:ascii="Times New Roman" w:hAnsi="Times New Roman" w:cs="Times New Roman"/>
          <w:color w:val="000000" w:themeColor="text1"/>
          <w:sz w:val="24"/>
          <w:szCs w:val="24"/>
        </w:rPr>
      </w:pPr>
      <w:r w:rsidRPr="007968A8">
        <w:rPr>
          <w:rFonts w:ascii="Times New Roman" w:hAnsi="Times New Roman" w:cs="Times New Roman"/>
          <w:b/>
          <w:bCs/>
          <w:color w:val="000000" w:themeColor="text1"/>
          <w:sz w:val="24"/>
          <w:szCs w:val="24"/>
        </w:rPr>
        <w:t>Figure 3. Alpha diversity</w:t>
      </w:r>
      <w:r w:rsidR="00465923" w:rsidRPr="007968A8">
        <w:rPr>
          <w:rFonts w:ascii="Times New Roman" w:hAnsi="Times New Roman" w:cs="Times New Roman"/>
          <w:b/>
          <w:bCs/>
          <w:color w:val="000000" w:themeColor="text1"/>
          <w:sz w:val="24"/>
          <w:szCs w:val="24"/>
        </w:rPr>
        <w:t xml:space="preserve"> in relation to </w:t>
      </w:r>
      <w:r w:rsidRPr="007968A8">
        <w:rPr>
          <w:rFonts w:ascii="Times New Roman" w:hAnsi="Times New Roman" w:cs="Times New Roman"/>
          <w:b/>
          <w:bCs/>
          <w:color w:val="000000" w:themeColor="text1"/>
          <w:sz w:val="24"/>
          <w:szCs w:val="24"/>
        </w:rPr>
        <w:t xml:space="preserve">host phylogeny </w:t>
      </w:r>
      <w:r w:rsidR="00465923" w:rsidRPr="007968A8">
        <w:rPr>
          <w:rFonts w:ascii="Times New Roman" w:hAnsi="Times New Roman" w:cs="Times New Roman"/>
          <w:b/>
          <w:bCs/>
          <w:color w:val="000000" w:themeColor="text1"/>
          <w:sz w:val="24"/>
          <w:szCs w:val="24"/>
        </w:rPr>
        <w:t xml:space="preserve">across </w:t>
      </w:r>
      <w:r w:rsidRPr="007968A8">
        <w:rPr>
          <w:rFonts w:ascii="Times New Roman" w:hAnsi="Times New Roman" w:cs="Times New Roman"/>
          <w:b/>
          <w:bCs/>
          <w:color w:val="000000" w:themeColor="text1"/>
          <w:sz w:val="24"/>
          <w:szCs w:val="24"/>
        </w:rPr>
        <w:t>developmental stage</w:t>
      </w:r>
      <w:r w:rsidR="00465923" w:rsidRPr="007968A8">
        <w:rPr>
          <w:rFonts w:ascii="Times New Roman" w:hAnsi="Times New Roman" w:cs="Times New Roman"/>
          <w:b/>
          <w:bCs/>
          <w:color w:val="000000" w:themeColor="text1"/>
          <w:sz w:val="24"/>
          <w:szCs w:val="24"/>
        </w:rPr>
        <w:t>s</w:t>
      </w:r>
      <w:r w:rsidRPr="007968A8">
        <w:rPr>
          <w:rFonts w:ascii="Times New Roman" w:hAnsi="Times New Roman" w:cs="Times New Roman"/>
          <w:b/>
          <w:bCs/>
          <w:color w:val="000000" w:themeColor="text1"/>
          <w:sz w:val="24"/>
          <w:szCs w:val="24"/>
        </w:rPr>
        <w:t>. A</w:t>
      </w:r>
      <w:r w:rsidRPr="007968A8">
        <w:rPr>
          <w:rFonts w:ascii="Times New Roman" w:hAnsi="Times New Roman" w:cs="Times New Roman"/>
          <w:color w:val="000000" w:themeColor="text1"/>
          <w:sz w:val="24"/>
          <w:szCs w:val="24"/>
        </w:rPr>
        <w:t xml:space="preserve">, Time-calibrated phylogeny of the 16 host plant species (TimeTree 5), coloured by plant family, with the mean observed richness, Shannon index and Pielou's evenness of each host at each developmental stage after rarefaction to 500 reads. Point size gives the number of samples; hosts with fewer than three samples at a stage carry no point. Blomberg's </w:t>
      </w:r>
      <w:r w:rsidRPr="007968A8">
        <w:rPr>
          <w:rFonts w:ascii="Times New Roman" w:hAnsi="Times New Roman" w:cs="Times New Roman"/>
          <w:i/>
          <w:iCs/>
          <w:color w:val="000000" w:themeColor="text1"/>
          <w:sz w:val="24"/>
          <w:szCs w:val="24"/>
        </w:rPr>
        <w:t xml:space="preserve">K </w:t>
      </w:r>
      <w:r w:rsidRPr="007968A8">
        <w:rPr>
          <w:rFonts w:ascii="Times New Roman" w:hAnsi="Times New Roman" w:cs="Times New Roman"/>
          <w:color w:val="000000" w:themeColor="text1"/>
          <w:sz w:val="24"/>
          <w:szCs w:val="24"/>
        </w:rPr>
        <w:t xml:space="preserve">(999 permutations) and Pagel's λ are given above each panel. B, </w:t>
      </w:r>
      <w:r w:rsidRPr="00864AA6">
        <w:rPr>
          <w:rFonts w:ascii="Times New Roman" w:hAnsi="Times New Roman" w:cs="Times New Roman"/>
          <w:color w:val="000000" w:themeColor="text1"/>
          <w:sz w:val="24"/>
          <w:szCs w:val="24"/>
        </w:rPr>
        <w:t xml:space="preserve">C, Effect of developmental stage on alpha diversity within plant families (B) </w:t>
      </w:r>
      <w:r w:rsidRPr="00864AA6">
        <w:rPr>
          <w:rFonts w:ascii="Times New Roman" w:hAnsi="Times New Roman" w:cs="Times New Roman"/>
          <w:color w:val="000000" w:themeColor="text1"/>
          <w:sz w:val="24"/>
          <w:szCs w:val="24"/>
        </w:rPr>
        <w:lastRenderedPageBreak/>
        <w:t>and within host genera (C)</w:t>
      </w:r>
      <w:r w:rsidRPr="00E75C54">
        <w:rPr>
          <w:rFonts w:ascii="Times New Roman" w:hAnsi="Times New Roman" w:cs="Times New Roman"/>
          <w:color w:val="000000" w:themeColor="text1"/>
          <w:sz w:val="24"/>
          <w:szCs w:val="24"/>
        </w:rPr>
        <w:t>.</w:t>
      </w:r>
      <w:r w:rsidRPr="00E75C54">
        <w:rPr>
          <w:rFonts w:ascii="Times New Roman" w:hAnsi="Times New Roman" w:cs="Times New Roman"/>
          <w:b/>
          <w:bCs/>
          <w:color w:val="000000" w:themeColor="text1"/>
          <w:sz w:val="24"/>
          <w:szCs w:val="24"/>
        </w:rPr>
        <w:t xml:space="preserve"> </w:t>
      </w:r>
      <w:r w:rsidRPr="00E75C54">
        <w:rPr>
          <w:rFonts w:ascii="Times New Roman" w:hAnsi="Times New Roman" w:cs="Times New Roman"/>
          <w:color w:val="000000" w:themeColor="text1"/>
          <w:sz w:val="24"/>
          <w:szCs w:val="24"/>
        </w:rPr>
        <w:t>Cells are Hedges' g</w:t>
      </w:r>
      <w:r w:rsidR="009B70AF" w:rsidRPr="00E75C54">
        <w:rPr>
          <w:rFonts w:ascii="Times New Roman" w:hAnsi="Times New Roman" w:cs="Times New Roman"/>
          <w:color w:val="000000" w:themeColor="text1"/>
          <w:sz w:val="24"/>
          <w:szCs w:val="24"/>
        </w:rPr>
        <w:t xml:space="preserve"> est</w:t>
      </w:r>
      <w:r w:rsidR="009F4B08" w:rsidRPr="00E75C54">
        <w:rPr>
          <w:rFonts w:ascii="Times New Roman" w:hAnsi="Times New Roman" w:cs="Times New Roman"/>
          <w:color w:val="000000" w:themeColor="text1"/>
          <w:sz w:val="24"/>
          <w:szCs w:val="24"/>
        </w:rPr>
        <w:t>i</w:t>
      </w:r>
      <w:r w:rsidR="009B70AF" w:rsidRPr="00E75C54">
        <w:rPr>
          <w:rFonts w:ascii="Times New Roman" w:hAnsi="Times New Roman" w:cs="Times New Roman"/>
          <w:color w:val="000000" w:themeColor="text1"/>
          <w:sz w:val="24"/>
          <w:szCs w:val="24"/>
        </w:rPr>
        <w:t>mations</w:t>
      </w:r>
      <w:r w:rsidRPr="00E75C54">
        <w:rPr>
          <w:rFonts w:ascii="Times New Roman" w:hAnsi="Times New Roman" w:cs="Times New Roman"/>
          <w:color w:val="000000" w:themeColor="text1"/>
          <w:sz w:val="24"/>
          <w:szCs w:val="24"/>
        </w:rPr>
        <w:t xml:space="preserve">, seedlings minus seeds (orange, higher in seeds; teal, higher in seedlings); the framed column is the random-effects pooled estimate, a dot marks a 95% confidence interval that excludes zero, and a cross a cell that could not be estimated. Observed richness, Shannon diversity and Pielou's evenness at 500 reads, at 1,000 reads and </w:t>
      </w:r>
      <w:r w:rsidRPr="00864AA6">
        <w:rPr>
          <w:rFonts w:ascii="Times New Roman" w:hAnsi="Times New Roman" w:cs="Times New Roman"/>
          <w:color w:val="000000" w:themeColor="text1"/>
          <w:sz w:val="24"/>
          <w:szCs w:val="24"/>
        </w:rPr>
        <w:t>in the unrarefied dataset</w:t>
      </w:r>
      <w:r w:rsidRPr="00E75C54">
        <w:rPr>
          <w:rFonts w:ascii="Times New Roman" w:hAnsi="Times New Roman" w:cs="Times New Roman"/>
          <w:color w:val="000000" w:themeColor="text1"/>
          <w:sz w:val="24"/>
          <w:szCs w:val="24"/>
        </w:rPr>
        <w:t>.</w:t>
      </w:r>
    </w:p>
    <w:p w:rsidR="00986496" w:rsidRDefault="00986496" w:rsidP="00AB0F6E">
      <w:pPr>
        <w:spacing w:before="80" w:after="12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w:t>
      </w:r>
      <w:r w:rsidRPr="00EC06DD">
        <w:rPr>
          <w:rFonts w:ascii="Times New Roman" w:hAnsi="Times New Roman" w:cs="Times New Roman"/>
          <w:color w:val="000000" w:themeColor="text1"/>
          <w:sz w:val="24"/>
          <w:szCs w:val="24"/>
        </w:rPr>
        <w:t xml:space="preserve">mong the </w:t>
      </w:r>
      <w:r>
        <w:rPr>
          <w:rFonts w:ascii="Times New Roman" w:hAnsi="Times New Roman" w:cs="Times New Roman"/>
          <w:color w:val="000000" w:themeColor="text1"/>
          <w:sz w:val="24"/>
          <w:szCs w:val="24"/>
        </w:rPr>
        <w:t>eight</w:t>
      </w:r>
      <w:r w:rsidRPr="00EC06DD">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plant</w:t>
      </w:r>
      <w:r w:rsidRPr="00EC06DD">
        <w:rPr>
          <w:rFonts w:ascii="Times New Roman" w:hAnsi="Times New Roman" w:cs="Times New Roman"/>
          <w:color w:val="000000" w:themeColor="text1"/>
          <w:sz w:val="24"/>
          <w:szCs w:val="24"/>
        </w:rPr>
        <w:t xml:space="preserve"> genera, Shannon diversity differed between</w:t>
      </w:r>
      <w:r>
        <w:rPr>
          <w:rFonts w:ascii="Times New Roman" w:hAnsi="Times New Roman" w:cs="Times New Roman"/>
          <w:color w:val="000000" w:themeColor="text1"/>
          <w:sz w:val="24"/>
          <w:szCs w:val="24"/>
        </w:rPr>
        <w:t xml:space="preserve"> </w:t>
      </w:r>
      <w:r w:rsidRPr="00EC06DD">
        <w:rPr>
          <w:rFonts w:ascii="Times New Roman" w:hAnsi="Times New Roman" w:cs="Times New Roman"/>
          <w:color w:val="000000" w:themeColor="text1"/>
          <w:sz w:val="24"/>
          <w:szCs w:val="24"/>
        </w:rPr>
        <w:t xml:space="preserve">stages in </w:t>
      </w:r>
      <w:r>
        <w:rPr>
          <w:rFonts w:ascii="Times New Roman" w:hAnsi="Times New Roman" w:cs="Times New Roman"/>
          <w:color w:val="000000" w:themeColor="text1"/>
          <w:sz w:val="24"/>
          <w:szCs w:val="24"/>
        </w:rPr>
        <w:t xml:space="preserve">only </w:t>
      </w:r>
      <w:r w:rsidRPr="00EC06DD">
        <w:rPr>
          <w:rFonts w:ascii="Times New Roman" w:hAnsi="Times New Roman" w:cs="Times New Roman"/>
          <w:color w:val="000000" w:themeColor="text1"/>
          <w:sz w:val="24"/>
          <w:szCs w:val="24"/>
        </w:rPr>
        <w:t>five</w:t>
      </w:r>
      <w:r>
        <w:rPr>
          <w:rFonts w:ascii="Times New Roman" w:hAnsi="Times New Roman" w:cs="Times New Roman"/>
          <w:color w:val="000000" w:themeColor="text1"/>
          <w:sz w:val="24"/>
          <w:szCs w:val="24"/>
        </w:rPr>
        <w:t xml:space="preserve"> </w:t>
      </w:r>
      <w:r w:rsidRPr="00EC06DD">
        <w:rPr>
          <w:rFonts w:ascii="Times New Roman" w:hAnsi="Times New Roman" w:cs="Times New Roman"/>
          <w:color w:val="000000" w:themeColor="text1"/>
          <w:sz w:val="24"/>
          <w:szCs w:val="24"/>
        </w:rPr>
        <w:t>(q &lt; 0.05)</w:t>
      </w:r>
      <w:r>
        <w:rPr>
          <w:rFonts w:ascii="Times New Roman" w:hAnsi="Times New Roman" w:cs="Times New Roman"/>
          <w:color w:val="000000" w:themeColor="text1"/>
          <w:sz w:val="24"/>
          <w:szCs w:val="24"/>
        </w:rPr>
        <w:t>; for instance, it</w:t>
      </w:r>
      <w:r w:rsidRPr="00EC06DD">
        <w:rPr>
          <w:rFonts w:ascii="Times New Roman" w:hAnsi="Times New Roman" w:cs="Times New Roman"/>
          <w:color w:val="000000" w:themeColor="text1"/>
          <w:sz w:val="24"/>
          <w:szCs w:val="24"/>
        </w:rPr>
        <w:t xml:space="preserve"> was lower in seedlings in </w:t>
      </w:r>
      <w:r w:rsidRPr="00B56410">
        <w:rPr>
          <w:rFonts w:ascii="Times New Roman" w:hAnsi="Times New Roman" w:cs="Times New Roman"/>
          <w:i/>
          <w:iCs/>
          <w:color w:val="000000" w:themeColor="text1"/>
          <w:sz w:val="24"/>
          <w:szCs w:val="24"/>
        </w:rPr>
        <w:t>Brassica</w:t>
      </w:r>
      <w:r w:rsidRPr="00EC06DD">
        <w:rPr>
          <w:rFonts w:ascii="Times New Roman" w:hAnsi="Times New Roman" w:cs="Times New Roman"/>
          <w:color w:val="000000" w:themeColor="text1"/>
          <w:sz w:val="24"/>
          <w:szCs w:val="24"/>
        </w:rPr>
        <w:t xml:space="preserve">, </w:t>
      </w:r>
      <w:r w:rsidRPr="00B56410">
        <w:rPr>
          <w:rFonts w:ascii="Times New Roman" w:hAnsi="Times New Roman" w:cs="Times New Roman"/>
          <w:i/>
          <w:iCs/>
          <w:color w:val="000000" w:themeColor="text1"/>
          <w:sz w:val="24"/>
          <w:szCs w:val="24"/>
        </w:rPr>
        <w:t>Medicago</w:t>
      </w:r>
      <w:r w:rsidRPr="00EC06DD">
        <w:rPr>
          <w:rFonts w:ascii="Times New Roman" w:hAnsi="Times New Roman" w:cs="Times New Roman"/>
          <w:color w:val="000000" w:themeColor="text1"/>
          <w:sz w:val="24"/>
          <w:szCs w:val="24"/>
        </w:rPr>
        <w:t xml:space="preserve">, </w:t>
      </w:r>
      <w:r w:rsidRPr="00B56410">
        <w:rPr>
          <w:rFonts w:ascii="Times New Roman" w:hAnsi="Times New Roman" w:cs="Times New Roman"/>
          <w:i/>
          <w:iCs/>
          <w:color w:val="000000" w:themeColor="text1"/>
          <w:sz w:val="24"/>
          <w:szCs w:val="24"/>
        </w:rPr>
        <w:t>Phaseolus</w:t>
      </w:r>
      <w:r w:rsidRPr="00EC06DD">
        <w:rPr>
          <w:rFonts w:ascii="Times New Roman" w:hAnsi="Times New Roman" w:cs="Times New Roman"/>
          <w:color w:val="000000" w:themeColor="text1"/>
          <w:sz w:val="24"/>
          <w:szCs w:val="24"/>
        </w:rPr>
        <w:t xml:space="preserve"> and </w:t>
      </w:r>
      <w:r w:rsidRPr="00B56410">
        <w:rPr>
          <w:rFonts w:ascii="Times New Roman" w:hAnsi="Times New Roman" w:cs="Times New Roman"/>
          <w:i/>
          <w:iCs/>
          <w:color w:val="000000" w:themeColor="text1"/>
          <w:sz w:val="24"/>
          <w:szCs w:val="24"/>
        </w:rPr>
        <w:t>Raphanus</w:t>
      </w:r>
      <w:r w:rsidRPr="00EC06DD">
        <w:rPr>
          <w:rFonts w:ascii="Times New Roman" w:hAnsi="Times New Roman" w:cs="Times New Roman"/>
          <w:color w:val="000000" w:themeColor="text1"/>
          <w:sz w:val="24"/>
          <w:szCs w:val="24"/>
        </w:rPr>
        <w:t xml:space="preserve"> and higher in </w:t>
      </w:r>
      <w:r w:rsidRPr="00B56410">
        <w:rPr>
          <w:rFonts w:ascii="Times New Roman" w:hAnsi="Times New Roman" w:cs="Times New Roman"/>
          <w:i/>
          <w:iCs/>
          <w:color w:val="000000" w:themeColor="text1"/>
          <w:sz w:val="24"/>
          <w:szCs w:val="24"/>
        </w:rPr>
        <w:t>Triticum</w:t>
      </w:r>
      <w:r w:rsidRPr="00EC06DD">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Meanwhile, t</w:t>
      </w:r>
      <w:r w:rsidRPr="00EC06DD">
        <w:rPr>
          <w:rFonts w:ascii="Times New Roman" w:hAnsi="Times New Roman" w:cs="Times New Roman"/>
          <w:color w:val="000000" w:themeColor="text1"/>
          <w:sz w:val="24"/>
          <w:szCs w:val="24"/>
        </w:rPr>
        <w:t xml:space="preserve">he pooled effect </w:t>
      </w:r>
      <w:r>
        <w:rPr>
          <w:rFonts w:ascii="Times New Roman" w:hAnsi="Times New Roman" w:cs="Times New Roman"/>
          <w:color w:val="000000" w:themeColor="text1"/>
          <w:sz w:val="24"/>
          <w:szCs w:val="24"/>
        </w:rPr>
        <w:t xml:space="preserve">was close to </w:t>
      </w:r>
      <w:r w:rsidRPr="00EC06DD">
        <w:rPr>
          <w:rFonts w:ascii="Times New Roman" w:hAnsi="Times New Roman" w:cs="Times New Roman"/>
          <w:color w:val="000000" w:themeColor="text1"/>
          <w:sz w:val="24"/>
          <w:szCs w:val="24"/>
        </w:rPr>
        <w:t>zero (g = −1.31, 95% CI −5.18 to 2.56; I² = 99.6%; Figure 3C). Host genus produced a much larger Kruskal–</w:t>
      </w:r>
      <w:proofErr w:type="gramStart"/>
      <w:r w:rsidRPr="00EC06DD">
        <w:rPr>
          <w:rFonts w:ascii="Times New Roman" w:hAnsi="Times New Roman" w:cs="Times New Roman"/>
          <w:color w:val="000000" w:themeColor="text1"/>
          <w:sz w:val="24"/>
          <w:szCs w:val="24"/>
        </w:rPr>
        <w:t>Wallis</w:t>
      </w:r>
      <w:proofErr w:type="gramEnd"/>
      <w:r w:rsidRPr="00EC06DD">
        <w:rPr>
          <w:rFonts w:ascii="Times New Roman" w:hAnsi="Times New Roman" w:cs="Times New Roman"/>
          <w:color w:val="000000" w:themeColor="text1"/>
          <w:sz w:val="24"/>
          <w:szCs w:val="24"/>
        </w:rPr>
        <w:t xml:space="preserve"> statistic (Shannon H = 208.8, p = 1.1 × 10⁻³⁸, ε² = 0.108). Plant family, by contrast, explained little of the variation in alpha diversity (Shannon H = 37.0, p = 6.1 × 10⁻⁷, ε² = 0.017; richness ε² = 0.019; evenness ε² = 0.036). Host effects on alpha diversity were therefore most apparent at the host genus level.</w:t>
      </w:r>
    </w:p>
    <w:p w:rsidR="001E3F28" w:rsidRPr="00E75C54" w:rsidRDefault="00000000" w:rsidP="00AB0F6E">
      <w:pPr>
        <w:pStyle w:val="Heading2"/>
        <w:spacing w:line="276" w:lineRule="auto"/>
        <w:rPr>
          <w:rFonts w:ascii="Times New Roman" w:hAnsi="Times New Roman" w:cs="Times New Roman"/>
          <w:color w:val="000000" w:themeColor="text1"/>
          <w:sz w:val="24"/>
          <w:szCs w:val="24"/>
        </w:rPr>
      </w:pPr>
      <w:r w:rsidRPr="00E75C54">
        <w:rPr>
          <w:rFonts w:ascii="Times New Roman" w:hAnsi="Times New Roman" w:cs="Times New Roman"/>
          <w:color w:val="000000" w:themeColor="text1"/>
          <w:sz w:val="24"/>
          <w:szCs w:val="24"/>
        </w:rPr>
        <w:t xml:space="preserve">Host phylogeny </w:t>
      </w:r>
      <w:r w:rsidR="00E75C54">
        <w:rPr>
          <w:rFonts w:ascii="Times New Roman" w:hAnsi="Times New Roman" w:cs="Times New Roman"/>
          <w:color w:val="000000" w:themeColor="text1"/>
          <w:sz w:val="24"/>
          <w:szCs w:val="24"/>
        </w:rPr>
        <w:t>had</w:t>
      </w:r>
      <w:r w:rsidRPr="00E75C54">
        <w:rPr>
          <w:rFonts w:ascii="Times New Roman" w:hAnsi="Times New Roman" w:cs="Times New Roman"/>
          <w:color w:val="000000" w:themeColor="text1"/>
          <w:sz w:val="24"/>
          <w:szCs w:val="24"/>
        </w:rPr>
        <w:t xml:space="preserve"> little imprint on community composition</w:t>
      </w:r>
    </w:p>
    <w:p w:rsidR="001E3F28" w:rsidRPr="00E75C54" w:rsidRDefault="00000000" w:rsidP="00AB0F6E">
      <w:pPr>
        <w:spacing w:before="80" w:after="120" w:line="276" w:lineRule="auto"/>
        <w:jc w:val="both"/>
        <w:rPr>
          <w:rFonts w:ascii="Times New Roman" w:hAnsi="Times New Roman" w:cs="Times New Roman"/>
          <w:color w:val="000000" w:themeColor="text1"/>
          <w:sz w:val="24"/>
          <w:szCs w:val="24"/>
        </w:rPr>
      </w:pPr>
      <w:r w:rsidRPr="00E75C54">
        <w:rPr>
          <w:rFonts w:ascii="Times New Roman" w:hAnsi="Times New Roman" w:cs="Times New Roman"/>
          <w:color w:val="000000" w:themeColor="text1"/>
          <w:sz w:val="24"/>
          <w:szCs w:val="24"/>
        </w:rPr>
        <w:t xml:space="preserve">Phylosymbiosis was weak and </w:t>
      </w:r>
      <w:r w:rsidR="001C4E78">
        <w:rPr>
          <w:rFonts w:ascii="Times New Roman" w:hAnsi="Times New Roman" w:cs="Times New Roman"/>
          <w:color w:val="000000" w:themeColor="text1"/>
          <w:sz w:val="24"/>
          <w:szCs w:val="24"/>
        </w:rPr>
        <w:t>confounded by</w:t>
      </w:r>
      <w:r w:rsidR="00A519BE">
        <w:rPr>
          <w:rFonts w:ascii="Times New Roman" w:hAnsi="Times New Roman" w:cs="Times New Roman"/>
          <w:color w:val="000000" w:themeColor="text1"/>
          <w:sz w:val="24"/>
          <w:szCs w:val="24"/>
        </w:rPr>
        <w:t xml:space="preserve"> </w:t>
      </w:r>
      <w:r w:rsidR="001C4E78">
        <w:rPr>
          <w:rFonts w:ascii="Times New Roman" w:hAnsi="Times New Roman" w:cs="Times New Roman"/>
          <w:color w:val="000000" w:themeColor="text1"/>
          <w:sz w:val="24"/>
          <w:szCs w:val="24"/>
        </w:rPr>
        <w:t xml:space="preserve">the </w:t>
      </w:r>
      <w:r w:rsidRPr="00864AA6">
        <w:rPr>
          <w:rFonts w:ascii="Times New Roman" w:hAnsi="Times New Roman" w:cs="Times New Roman"/>
          <w:color w:val="000000" w:themeColor="text1"/>
          <w:sz w:val="24"/>
          <w:szCs w:val="24"/>
        </w:rPr>
        <w:t>study</w:t>
      </w:r>
      <w:r w:rsidR="00E75C54">
        <w:rPr>
          <w:rFonts w:ascii="Times New Roman" w:hAnsi="Times New Roman" w:cs="Times New Roman"/>
          <w:color w:val="000000" w:themeColor="text1"/>
          <w:sz w:val="24"/>
          <w:szCs w:val="24"/>
        </w:rPr>
        <w:t xml:space="preserve"> effect</w:t>
      </w:r>
      <w:r w:rsidRPr="00864AA6">
        <w:rPr>
          <w:rFonts w:ascii="Times New Roman" w:hAnsi="Times New Roman" w:cs="Times New Roman"/>
          <w:color w:val="000000" w:themeColor="text1"/>
          <w:sz w:val="24"/>
          <w:szCs w:val="24"/>
        </w:rPr>
        <w:t xml:space="preserve"> </w:t>
      </w:r>
      <w:r w:rsidRPr="00A53226">
        <w:rPr>
          <w:rFonts w:ascii="Times New Roman" w:hAnsi="Times New Roman" w:cs="Times New Roman"/>
          <w:b/>
          <w:bCs/>
          <w:color w:val="000000" w:themeColor="text1"/>
          <w:sz w:val="24"/>
          <w:szCs w:val="24"/>
        </w:rPr>
        <w:t>(Figure 4A; Supplementary Table S2b)</w:t>
      </w:r>
      <w:r w:rsidRPr="00864AA6">
        <w:rPr>
          <w:rFonts w:ascii="Times New Roman" w:hAnsi="Times New Roman" w:cs="Times New Roman"/>
          <w:color w:val="000000" w:themeColor="text1"/>
          <w:sz w:val="24"/>
          <w:szCs w:val="24"/>
        </w:rPr>
        <w:t>.</w:t>
      </w:r>
      <w:r w:rsidRPr="00E75C54">
        <w:rPr>
          <w:rFonts w:ascii="Times New Roman" w:hAnsi="Times New Roman" w:cs="Times New Roman"/>
          <w:color w:val="000000" w:themeColor="text1"/>
          <w:sz w:val="24"/>
          <w:szCs w:val="24"/>
        </w:rPr>
        <w:t xml:space="preserve"> At genus level, the dissimilarity between </w:t>
      </w:r>
      <w:r w:rsidR="00767309">
        <w:rPr>
          <w:rFonts w:ascii="Times New Roman" w:hAnsi="Times New Roman" w:cs="Times New Roman"/>
          <w:color w:val="000000" w:themeColor="text1"/>
          <w:sz w:val="24"/>
          <w:szCs w:val="24"/>
        </w:rPr>
        <w:t xml:space="preserve">bacterial </w:t>
      </w:r>
      <w:r w:rsidRPr="00E75C54">
        <w:rPr>
          <w:rFonts w:ascii="Times New Roman" w:hAnsi="Times New Roman" w:cs="Times New Roman"/>
          <w:color w:val="000000" w:themeColor="text1"/>
          <w:sz w:val="24"/>
          <w:szCs w:val="24"/>
        </w:rPr>
        <w:t xml:space="preserve">communities of two host species was unrelated to their divergence time </w:t>
      </w:r>
      <w:r w:rsidR="005A7516">
        <w:rPr>
          <w:rFonts w:ascii="Times New Roman" w:hAnsi="Times New Roman" w:cs="Times New Roman"/>
          <w:color w:val="000000" w:themeColor="text1"/>
          <w:sz w:val="24"/>
          <w:szCs w:val="24"/>
        </w:rPr>
        <w:t>for</w:t>
      </w:r>
      <w:r w:rsidR="005A7516" w:rsidRPr="00E75C54">
        <w:rPr>
          <w:rFonts w:ascii="Times New Roman" w:hAnsi="Times New Roman" w:cs="Times New Roman"/>
          <w:color w:val="000000" w:themeColor="text1"/>
          <w:sz w:val="24"/>
          <w:szCs w:val="24"/>
        </w:rPr>
        <w:t xml:space="preserve"> </w:t>
      </w:r>
      <w:r w:rsidRPr="00E75C54">
        <w:rPr>
          <w:rFonts w:ascii="Times New Roman" w:hAnsi="Times New Roman" w:cs="Times New Roman"/>
          <w:color w:val="000000" w:themeColor="text1"/>
          <w:sz w:val="24"/>
          <w:szCs w:val="24"/>
        </w:rPr>
        <w:t xml:space="preserve">either stage (seeds: Mantel r = 0.31, p = 0.096; seedlings: r = −0.07, p = 0.59). </w:t>
      </w:r>
      <w:r w:rsidR="00806FC3">
        <w:rPr>
          <w:rFonts w:ascii="Times New Roman" w:hAnsi="Times New Roman" w:cs="Times New Roman"/>
          <w:color w:val="000000" w:themeColor="text1"/>
          <w:sz w:val="24"/>
          <w:szCs w:val="24"/>
        </w:rPr>
        <w:t>A</w:t>
      </w:r>
      <w:r w:rsidRPr="00E75C54">
        <w:rPr>
          <w:rFonts w:ascii="Times New Roman" w:hAnsi="Times New Roman" w:cs="Times New Roman"/>
          <w:color w:val="000000" w:themeColor="text1"/>
          <w:sz w:val="24"/>
          <w:szCs w:val="24"/>
        </w:rPr>
        <w:t xml:space="preserve">t ASV level, the seed communities of distantly related hosts were </w:t>
      </w:r>
      <w:r w:rsidR="00126701">
        <w:rPr>
          <w:rFonts w:ascii="Times New Roman" w:hAnsi="Times New Roman" w:cs="Times New Roman"/>
          <w:color w:val="000000" w:themeColor="text1"/>
          <w:sz w:val="24"/>
          <w:szCs w:val="24"/>
        </w:rPr>
        <w:t xml:space="preserve">more </w:t>
      </w:r>
      <w:r w:rsidRPr="00E75C54">
        <w:rPr>
          <w:rFonts w:ascii="Times New Roman" w:hAnsi="Times New Roman" w:cs="Times New Roman"/>
          <w:color w:val="000000" w:themeColor="text1"/>
          <w:sz w:val="24"/>
          <w:szCs w:val="24"/>
        </w:rPr>
        <w:t xml:space="preserve">dissimilar (Mantel r = 0.60, p = 0.004; multiple regression on distance matrices, R² = 0.37, p = 0.010). </w:t>
      </w:r>
      <w:r w:rsidR="00344A13" w:rsidRPr="00344A13">
        <w:rPr>
          <w:rFonts w:ascii="Times New Roman" w:hAnsi="Times New Roman" w:cs="Times New Roman"/>
          <w:color w:val="000000" w:themeColor="text1"/>
          <w:sz w:val="24"/>
          <w:szCs w:val="24"/>
        </w:rPr>
        <w:t>Host divergence remained significantly associated with community dissimilarity after the proportion of between-study sample pairs was included as a covariate (p = 0.033);</w:t>
      </w:r>
      <w:r w:rsidRPr="00E75C54">
        <w:rPr>
          <w:rFonts w:ascii="Times New Roman" w:hAnsi="Times New Roman" w:cs="Times New Roman"/>
          <w:color w:val="000000" w:themeColor="text1"/>
          <w:sz w:val="24"/>
          <w:szCs w:val="24"/>
        </w:rPr>
        <w:t xml:space="preserve"> </w:t>
      </w:r>
      <w:r w:rsidR="00344A13" w:rsidRPr="00344A13">
        <w:rPr>
          <w:rFonts w:ascii="Times New Roman" w:hAnsi="Times New Roman" w:cs="Times New Roman"/>
          <w:color w:val="000000" w:themeColor="text1"/>
          <w:sz w:val="24"/>
          <w:szCs w:val="24"/>
        </w:rPr>
        <w:t xml:space="preserve">however, </w:t>
      </w:r>
      <w:r w:rsidR="00FF4C4C" w:rsidRPr="00344A13">
        <w:rPr>
          <w:rFonts w:ascii="Times New Roman" w:hAnsi="Times New Roman" w:cs="Times New Roman"/>
          <w:color w:val="000000" w:themeColor="text1"/>
          <w:sz w:val="24"/>
          <w:szCs w:val="24"/>
        </w:rPr>
        <w:t xml:space="preserve">study </w:t>
      </w:r>
      <w:r w:rsidR="00344A13" w:rsidRPr="00344A13">
        <w:rPr>
          <w:rFonts w:ascii="Times New Roman" w:hAnsi="Times New Roman" w:cs="Times New Roman"/>
          <w:color w:val="000000" w:themeColor="text1"/>
          <w:sz w:val="24"/>
          <w:szCs w:val="24"/>
        </w:rPr>
        <w:t xml:space="preserve">contributed independently </w:t>
      </w:r>
      <w:r w:rsidR="00112A03" w:rsidRPr="00344A13">
        <w:rPr>
          <w:rFonts w:ascii="Times New Roman" w:hAnsi="Times New Roman" w:cs="Times New Roman"/>
          <w:color w:val="000000" w:themeColor="text1"/>
          <w:sz w:val="24"/>
          <w:szCs w:val="24"/>
        </w:rPr>
        <w:t>to dissimilarity</w:t>
      </w:r>
      <w:r w:rsidR="00344A13" w:rsidRPr="00344A13">
        <w:rPr>
          <w:rFonts w:ascii="Times New Roman" w:hAnsi="Times New Roman" w:cs="Times New Roman"/>
          <w:color w:val="000000" w:themeColor="text1"/>
          <w:sz w:val="24"/>
          <w:szCs w:val="24"/>
        </w:rPr>
        <w:t xml:space="preserve"> (p = 0.046)</w:t>
      </w:r>
      <w:r w:rsidRPr="00E75C54">
        <w:rPr>
          <w:rFonts w:ascii="Times New Roman" w:hAnsi="Times New Roman" w:cs="Times New Roman"/>
          <w:color w:val="000000" w:themeColor="text1"/>
          <w:sz w:val="24"/>
          <w:szCs w:val="24"/>
        </w:rPr>
        <w:t>.</w:t>
      </w:r>
      <w:r w:rsidR="006102CD">
        <w:rPr>
          <w:rFonts w:ascii="Times New Roman" w:hAnsi="Times New Roman" w:cs="Times New Roman"/>
          <w:color w:val="000000" w:themeColor="text1"/>
          <w:sz w:val="24"/>
          <w:szCs w:val="24"/>
        </w:rPr>
        <w:t xml:space="preserve"> </w:t>
      </w:r>
      <w:r w:rsidRPr="00E75C54">
        <w:rPr>
          <w:rFonts w:ascii="Times New Roman" w:hAnsi="Times New Roman" w:cs="Times New Roman"/>
          <w:color w:val="000000" w:themeColor="text1"/>
          <w:sz w:val="24"/>
          <w:szCs w:val="24"/>
        </w:rPr>
        <w:t xml:space="preserve">Among seedlings, </w:t>
      </w:r>
      <w:r w:rsidR="00344A13">
        <w:rPr>
          <w:rFonts w:ascii="Times New Roman" w:hAnsi="Times New Roman" w:cs="Times New Roman"/>
          <w:color w:val="000000" w:themeColor="text1"/>
          <w:sz w:val="24"/>
          <w:szCs w:val="24"/>
        </w:rPr>
        <w:t xml:space="preserve">microbiome association with host divergence was significant </w:t>
      </w:r>
      <w:r w:rsidRPr="00E75C54">
        <w:rPr>
          <w:rFonts w:ascii="Times New Roman" w:hAnsi="Times New Roman" w:cs="Times New Roman"/>
          <w:color w:val="000000" w:themeColor="text1"/>
          <w:sz w:val="24"/>
          <w:szCs w:val="24"/>
        </w:rPr>
        <w:t xml:space="preserve">only </w:t>
      </w:r>
      <w:r w:rsidR="00344A13">
        <w:rPr>
          <w:rFonts w:ascii="Times New Roman" w:hAnsi="Times New Roman" w:cs="Times New Roman"/>
          <w:color w:val="000000" w:themeColor="text1"/>
          <w:sz w:val="24"/>
          <w:szCs w:val="24"/>
        </w:rPr>
        <w:t>by</w:t>
      </w:r>
      <w:r w:rsidR="00344A13" w:rsidRPr="00E75C54">
        <w:rPr>
          <w:rFonts w:ascii="Times New Roman" w:hAnsi="Times New Roman" w:cs="Times New Roman"/>
          <w:color w:val="000000" w:themeColor="text1"/>
          <w:sz w:val="24"/>
          <w:szCs w:val="24"/>
        </w:rPr>
        <w:t xml:space="preserve"> </w:t>
      </w:r>
      <w:r w:rsidRPr="00E75C54">
        <w:rPr>
          <w:rFonts w:ascii="Times New Roman" w:hAnsi="Times New Roman" w:cs="Times New Roman"/>
          <w:color w:val="000000" w:themeColor="text1"/>
          <w:sz w:val="24"/>
          <w:szCs w:val="24"/>
        </w:rPr>
        <w:t>rank-based Mantel test (ρ = 0.37, p = 0.025; Pearson r = 0.19, p = 0.087)</w:t>
      </w:r>
      <w:r w:rsidR="006E6F04">
        <w:rPr>
          <w:rFonts w:ascii="Times New Roman" w:hAnsi="Times New Roman" w:cs="Times New Roman"/>
          <w:color w:val="000000" w:themeColor="text1"/>
          <w:sz w:val="24"/>
          <w:szCs w:val="24"/>
        </w:rPr>
        <w:t xml:space="preserve">. However, </w:t>
      </w:r>
      <w:r w:rsidR="006102CD">
        <w:rPr>
          <w:rFonts w:ascii="Times New Roman" w:hAnsi="Times New Roman" w:cs="Times New Roman"/>
          <w:color w:val="000000" w:themeColor="text1"/>
          <w:sz w:val="24"/>
          <w:szCs w:val="24"/>
        </w:rPr>
        <w:t>t</w:t>
      </w:r>
      <w:r w:rsidR="006E6F04">
        <w:rPr>
          <w:rFonts w:ascii="Times New Roman" w:hAnsi="Times New Roman" w:cs="Times New Roman"/>
          <w:color w:val="000000" w:themeColor="text1"/>
          <w:sz w:val="24"/>
          <w:szCs w:val="24"/>
        </w:rPr>
        <w:t>his was lost when</w:t>
      </w:r>
      <w:r w:rsidRPr="00E75C54">
        <w:rPr>
          <w:rFonts w:ascii="Times New Roman" w:hAnsi="Times New Roman" w:cs="Times New Roman"/>
          <w:color w:val="000000" w:themeColor="text1"/>
          <w:sz w:val="24"/>
          <w:szCs w:val="24"/>
        </w:rPr>
        <w:t xml:space="preserve"> study was included (p = 0.70; study p = 0.001)</w:t>
      </w:r>
      <w:r w:rsidR="006E6F04">
        <w:rPr>
          <w:rFonts w:ascii="Times New Roman" w:hAnsi="Times New Roman" w:cs="Times New Roman"/>
          <w:color w:val="000000" w:themeColor="text1"/>
          <w:sz w:val="24"/>
          <w:szCs w:val="24"/>
        </w:rPr>
        <w:t>; th</w:t>
      </w:r>
      <w:r w:rsidR="00913691">
        <w:rPr>
          <w:rFonts w:ascii="Times New Roman" w:hAnsi="Times New Roman" w:cs="Times New Roman"/>
          <w:color w:val="000000" w:themeColor="text1"/>
          <w:sz w:val="24"/>
          <w:szCs w:val="24"/>
        </w:rPr>
        <w:t>erefore</w:t>
      </w:r>
      <w:r w:rsidR="006E6F04">
        <w:rPr>
          <w:rFonts w:ascii="Times New Roman" w:hAnsi="Times New Roman" w:cs="Times New Roman"/>
          <w:color w:val="000000" w:themeColor="text1"/>
          <w:sz w:val="24"/>
          <w:szCs w:val="24"/>
        </w:rPr>
        <w:t xml:space="preserve">, only seed association at </w:t>
      </w:r>
      <w:r w:rsidRPr="00E75C54">
        <w:rPr>
          <w:rFonts w:ascii="Times New Roman" w:hAnsi="Times New Roman" w:cs="Times New Roman"/>
          <w:color w:val="000000" w:themeColor="text1"/>
          <w:sz w:val="24"/>
          <w:szCs w:val="24"/>
        </w:rPr>
        <w:t>ASV level</w:t>
      </w:r>
      <w:r w:rsidR="006E6F04">
        <w:rPr>
          <w:rFonts w:ascii="Times New Roman" w:hAnsi="Times New Roman" w:cs="Times New Roman"/>
          <w:color w:val="000000" w:themeColor="text1"/>
          <w:sz w:val="24"/>
          <w:szCs w:val="24"/>
        </w:rPr>
        <w:t xml:space="preserve"> remained significant after </w:t>
      </w:r>
      <w:r w:rsidRPr="00E75C54">
        <w:rPr>
          <w:rFonts w:ascii="Times New Roman" w:hAnsi="Times New Roman" w:cs="Times New Roman"/>
          <w:color w:val="000000" w:themeColor="text1"/>
          <w:sz w:val="24"/>
          <w:szCs w:val="24"/>
        </w:rPr>
        <w:t>control</w:t>
      </w:r>
      <w:r w:rsidR="006E6F04">
        <w:rPr>
          <w:rFonts w:ascii="Times New Roman" w:hAnsi="Times New Roman" w:cs="Times New Roman"/>
          <w:color w:val="000000" w:themeColor="text1"/>
          <w:sz w:val="24"/>
          <w:szCs w:val="24"/>
        </w:rPr>
        <w:t>ling</w:t>
      </w:r>
      <w:r w:rsidRPr="00E75C54">
        <w:rPr>
          <w:rFonts w:ascii="Times New Roman" w:hAnsi="Times New Roman" w:cs="Times New Roman"/>
          <w:color w:val="000000" w:themeColor="text1"/>
          <w:sz w:val="24"/>
          <w:szCs w:val="24"/>
        </w:rPr>
        <w:t xml:space="preserve"> for study.</w:t>
      </w:r>
    </w:p>
    <w:p w:rsidR="009B0E52" w:rsidRPr="009B0E52" w:rsidRDefault="00000000" w:rsidP="009B0E52">
      <w:pPr>
        <w:keepNext/>
        <w:spacing w:before="240" w:after="120" w:line="276" w:lineRule="auto"/>
        <w:jc w:val="both"/>
        <w:rPr>
          <w:rFonts w:ascii="Times New Roman" w:hAnsi="Times New Roman" w:cs="Times New Roman"/>
          <w:color w:val="000000" w:themeColor="text1"/>
          <w:sz w:val="24"/>
          <w:szCs w:val="24"/>
        </w:rPr>
      </w:pPr>
      <w:r w:rsidRPr="007968A8">
        <w:rPr>
          <w:rFonts w:ascii="Times New Roman" w:hAnsi="Times New Roman" w:cs="Times New Roman"/>
          <w:noProof/>
          <w:color w:val="000000" w:themeColor="text1"/>
          <w:sz w:val="24"/>
          <w:szCs w:val="24"/>
        </w:rPr>
        <w:lastRenderedPageBreak/>
        <w:drawing>
          <wp:inline distT="0" distB="0" distL="0" distR="0" wp14:anchorId="3F579B3C" wp14:editId="1EEB2BE2">
            <wp:extent cx="6120130" cy="6524897"/>
            <wp:effectExtent l="0" t="0" r="1270" b="635"/>
            <wp:docPr id="147207602"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7602" name="Figure_3.png"/>
                    <pic:cNvPicPr/>
                  </pic:nvPicPr>
                  <pic:blipFill>
                    <a:blip r:embed="rId14"/>
                    <a:stretch>
                      <a:fillRect/>
                    </a:stretch>
                  </pic:blipFill>
                  <pic:spPr>
                    <a:xfrm>
                      <a:off x="0" y="0"/>
                      <a:ext cx="6120130" cy="6524897"/>
                    </a:xfrm>
                    <a:prstGeom prst="rect">
                      <a:avLst/>
                    </a:prstGeom>
                  </pic:spPr>
                </pic:pic>
              </a:graphicData>
            </a:graphic>
          </wp:inline>
        </w:drawing>
      </w:r>
      <w:r w:rsidRPr="006E6F04">
        <w:rPr>
          <w:rFonts w:ascii="Times New Roman" w:hAnsi="Times New Roman" w:cs="Times New Roman"/>
          <w:b/>
          <w:bCs/>
          <w:color w:val="000000" w:themeColor="text1"/>
          <w:sz w:val="24"/>
          <w:szCs w:val="24"/>
        </w:rPr>
        <w:t xml:space="preserve">Figure 4. </w:t>
      </w:r>
      <w:r w:rsidR="006E6F04" w:rsidRPr="006E6F04">
        <w:rPr>
          <w:rFonts w:ascii="Times New Roman" w:hAnsi="Times New Roman" w:cs="Times New Roman"/>
          <w:b/>
          <w:bCs/>
          <w:color w:val="000000" w:themeColor="text1"/>
          <w:sz w:val="24"/>
          <w:szCs w:val="24"/>
        </w:rPr>
        <w:t>Phylosymbiosis and the effect of developmental stage on bacterial genera</w:t>
      </w:r>
      <w:r w:rsidRPr="006E6F04">
        <w:rPr>
          <w:rFonts w:ascii="Times New Roman" w:hAnsi="Times New Roman" w:cs="Times New Roman"/>
          <w:b/>
          <w:bCs/>
          <w:color w:val="000000" w:themeColor="text1"/>
          <w:sz w:val="24"/>
          <w:szCs w:val="24"/>
        </w:rPr>
        <w:t>. A</w:t>
      </w:r>
      <w:r w:rsidRPr="006E6F04">
        <w:rPr>
          <w:rFonts w:ascii="Times New Roman" w:hAnsi="Times New Roman" w:cs="Times New Roman"/>
          <w:color w:val="000000" w:themeColor="text1"/>
          <w:sz w:val="24"/>
          <w:szCs w:val="24"/>
        </w:rPr>
        <w:t>, Divergence time between pairs of host species against the mean Bray–</w:t>
      </w:r>
      <w:proofErr w:type="gramStart"/>
      <w:r w:rsidRPr="006E6F04">
        <w:rPr>
          <w:rFonts w:ascii="Times New Roman" w:hAnsi="Times New Roman" w:cs="Times New Roman"/>
          <w:color w:val="000000" w:themeColor="text1"/>
          <w:sz w:val="24"/>
          <w:szCs w:val="24"/>
        </w:rPr>
        <w:t>Curtis</w:t>
      </w:r>
      <w:proofErr w:type="gramEnd"/>
      <w:r w:rsidRPr="006E6F04">
        <w:rPr>
          <w:rFonts w:ascii="Times New Roman" w:hAnsi="Times New Roman" w:cs="Times New Roman"/>
          <w:color w:val="000000" w:themeColor="text1"/>
          <w:sz w:val="24"/>
          <w:szCs w:val="24"/>
        </w:rPr>
        <w:t xml:space="preserve"> dissimilarity between their samples, at genus and ASV level within each </w:t>
      </w:r>
      <w:r w:rsidR="00123157">
        <w:rPr>
          <w:rFonts w:ascii="Times New Roman" w:hAnsi="Times New Roman" w:cs="Times New Roman"/>
          <w:color w:val="000000" w:themeColor="text1"/>
          <w:sz w:val="24"/>
          <w:szCs w:val="24"/>
        </w:rPr>
        <w:t xml:space="preserve">developmental </w:t>
      </w:r>
      <w:r w:rsidRPr="006E6F04">
        <w:rPr>
          <w:rFonts w:ascii="Times New Roman" w:hAnsi="Times New Roman" w:cs="Times New Roman"/>
          <w:color w:val="000000" w:themeColor="text1"/>
          <w:sz w:val="24"/>
          <w:szCs w:val="24"/>
        </w:rPr>
        <w:t xml:space="preserve">stage. Shade gives the share of sample pairs from different studies; the line is the least-squares fit. Mantel r and the R² of the multiple regression on distance matrices are given with permutation p-values (999 permutations). </w:t>
      </w:r>
      <w:r w:rsidR="00754319" w:rsidRPr="00754319">
        <w:rPr>
          <w:rFonts w:ascii="Times New Roman" w:hAnsi="Times New Roman" w:cs="Times New Roman"/>
          <w:b/>
          <w:bCs/>
          <w:color w:val="000000" w:themeColor="text1"/>
          <w:sz w:val="24"/>
          <w:szCs w:val="24"/>
        </w:rPr>
        <w:t xml:space="preserve">B, C, </w:t>
      </w:r>
      <w:r w:rsidR="00754319" w:rsidRPr="00754319">
        <w:rPr>
          <w:rFonts w:ascii="Times New Roman" w:hAnsi="Times New Roman" w:cs="Times New Roman"/>
          <w:color w:val="000000" w:themeColor="text1"/>
          <w:sz w:val="24"/>
          <w:szCs w:val="24"/>
        </w:rPr>
        <w:t>Effect of developmental stage on genera within plant families</w:t>
      </w:r>
      <w:r w:rsidR="00C12D9F">
        <w:rPr>
          <w:rFonts w:ascii="Times New Roman" w:hAnsi="Times New Roman" w:cs="Times New Roman"/>
          <w:color w:val="000000" w:themeColor="text1"/>
          <w:sz w:val="24"/>
          <w:szCs w:val="24"/>
        </w:rPr>
        <w:t xml:space="preserve"> </w:t>
      </w:r>
      <w:r w:rsidR="00754319" w:rsidRPr="00754319">
        <w:rPr>
          <w:rFonts w:ascii="Times New Roman" w:hAnsi="Times New Roman" w:cs="Times New Roman"/>
          <w:color w:val="000000" w:themeColor="text1"/>
          <w:sz w:val="24"/>
          <w:szCs w:val="24"/>
        </w:rPr>
        <w:t>and host gener</w:t>
      </w:r>
      <w:r w:rsidR="00C12D9F">
        <w:rPr>
          <w:rFonts w:ascii="Times New Roman" w:hAnsi="Times New Roman" w:cs="Times New Roman"/>
          <w:color w:val="000000" w:themeColor="text1"/>
          <w:sz w:val="24"/>
          <w:szCs w:val="24"/>
        </w:rPr>
        <w:t>a, respectively</w:t>
      </w:r>
      <w:r w:rsidR="00754319" w:rsidRPr="00754319">
        <w:rPr>
          <w:rFonts w:ascii="Times New Roman" w:hAnsi="Times New Roman" w:cs="Times New Roman"/>
          <w:color w:val="000000" w:themeColor="text1"/>
          <w:sz w:val="24"/>
          <w:szCs w:val="24"/>
        </w:rPr>
        <w:t xml:space="preserve">. Cells are Hedges' g for centred log-ratio abundance, seedlings minus seeds (orange, higher in seeds; teal, higher in seedlings). The framed column is the random-effects pooled estimate. A circle marks a 95% confidence interval that excludes zero, and a cross a cell that could not be estimated. Rows are the 10 genera, of the 23 </w:t>
      </w:r>
      <w:r w:rsidR="00ED68D7">
        <w:rPr>
          <w:rFonts w:ascii="Times New Roman" w:hAnsi="Times New Roman" w:cs="Times New Roman"/>
          <w:color w:val="000000" w:themeColor="text1"/>
          <w:sz w:val="24"/>
          <w:szCs w:val="24"/>
        </w:rPr>
        <w:t>with</w:t>
      </w:r>
      <w:r w:rsidR="00754319" w:rsidRPr="00754319">
        <w:rPr>
          <w:rFonts w:ascii="Times New Roman" w:hAnsi="Times New Roman" w:cs="Times New Roman"/>
          <w:color w:val="000000" w:themeColor="text1"/>
          <w:sz w:val="24"/>
          <w:szCs w:val="24"/>
        </w:rPr>
        <w:t xml:space="preserve"> an ASV significant in both DESeq2 and indicator analysis, that could be </w:t>
      </w:r>
      <w:r w:rsidR="00754319" w:rsidRPr="00754319">
        <w:rPr>
          <w:rFonts w:ascii="Times New Roman" w:hAnsi="Times New Roman" w:cs="Times New Roman"/>
          <w:color w:val="000000" w:themeColor="text1"/>
          <w:sz w:val="24"/>
          <w:szCs w:val="24"/>
        </w:rPr>
        <w:lastRenderedPageBreak/>
        <w:t xml:space="preserve">estimated in at least three plant families and three host genera; the strip above the columns </w:t>
      </w:r>
      <w:r w:rsidR="00ED68D7">
        <w:rPr>
          <w:rFonts w:ascii="Times New Roman" w:hAnsi="Times New Roman" w:cs="Times New Roman"/>
          <w:color w:val="000000" w:themeColor="text1"/>
          <w:sz w:val="24"/>
          <w:szCs w:val="24"/>
        </w:rPr>
        <w:t>indicate</w:t>
      </w:r>
      <w:r w:rsidR="00754319" w:rsidRPr="00754319">
        <w:rPr>
          <w:rFonts w:ascii="Times New Roman" w:hAnsi="Times New Roman" w:cs="Times New Roman"/>
          <w:color w:val="000000" w:themeColor="text1"/>
          <w:sz w:val="24"/>
          <w:szCs w:val="24"/>
        </w:rPr>
        <w:t xml:space="preserve"> the plant family.</w:t>
      </w:r>
    </w:p>
    <w:p w:rsidR="00015D8D" w:rsidRPr="00754319" w:rsidRDefault="002F061B" w:rsidP="00754319">
      <w:pPr>
        <w:spacing w:before="80" w:after="120" w:line="276" w:lineRule="auto"/>
        <w:jc w:val="both"/>
        <w:rPr>
          <w:rFonts w:ascii="Times New Roman" w:hAnsi="Times New Roman" w:cs="Times New Roman"/>
          <w:b/>
          <w:bCs/>
          <w:color w:val="000000" w:themeColor="text1"/>
          <w:sz w:val="24"/>
          <w:szCs w:val="24"/>
        </w:rPr>
      </w:pPr>
      <w:r w:rsidRPr="00754319">
        <w:rPr>
          <w:rFonts w:ascii="Times New Roman" w:hAnsi="Times New Roman" w:cs="Times New Roman"/>
          <w:b/>
          <w:bCs/>
          <w:color w:val="000000" w:themeColor="text1"/>
          <w:sz w:val="24"/>
          <w:szCs w:val="24"/>
        </w:rPr>
        <w:t>Few taxa were associated with developmental stage across hosts</w:t>
      </w:r>
    </w:p>
    <w:p w:rsidR="00015D8D" w:rsidRPr="00754319" w:rsidRDefault="002F061B" w:rsidP="00AB0F6E">
      <w:pPr>
        <w:spacing w:before="80" w:after="120" w:line="276" w:lineRule="auto"/>
        <w:jc w:val="both"/>
        <w:rPr>
          <w:rFonts w:ascii="Times New Roman" w:hAnsi="Times New Roman" w:cs="Times New Roman"/>
          <w:color w:val="000000" w:themeColor="text1"/>
          <w:sz w:val="24"/>
          <w:szCs w:val="24"/>
        </w:rPr>
      </w:pPr>
      <w:r w:rsidRPr="00864AA6">
        <w:rPr>
          <w:rFonts w:ascii="Times New Roman" w:hAnsi="Times New Roman" w:cs="Times New Roman"/>
          <w:color w:val="000000" w:themeColor="text1"/>
          <w:sz w:val="24"/>
          <w:szCs w:val="24"/>
        </w:rPr>
        <w:t xml:space="preserve">Only 171 ASVs were associated with developmental stage, </w:t>
      </w:r>
      <w:r w:rsidR="005769F1">
        <w:rPr>
          <w:rFonts w:ascii="Times New Roman" w:hAnsi="Times New Roman" w:cs="Times New Roman"/>
          <w:color w:val="000000" w:themeColor="text1"/>
          <w:sz w:val="24"/>
          <w:szCs w:val="24"/>
        </w:rPr>
        <w:t xml:space="preserve">and were </w:t>
      </w:r>
      <w:r w:rsidRPr="00864AA6">
        <w:rPr>
          <w:rFonts w:ascii="Times New Roman" w:hAnsi="Times New Roman" w:cs="Times New Roman"/>
          <w:color w:val="000000" w:themeColor="text1"/>
          <w:sz w:val="24"/>
          <w:szCs w:val="24"/>
        </w:rPr>
        <w:t>split almost evenly between seeds and seedlings</w:t>
      </w:r>
      <w:r w:rsidR="005769F1">
        <w:rPr>
          <w:rFonts w:ascii="Times New Roman" w:hAnsi="Times New Roman" w:cs="Times New Roman"/>
          <w:color w:val="000000" w:themeColor="text1"/>
          <w:sz w:val="24"/>
          <w:szCs w:val="24"/>
        </w:rPr>
        <w:t xml:space="preserve"> stages</w:t>
      </w:r>
      <w:r w:rsidRPr="00A519BE">
        <w:rPr>
          <w:rFonts w:ascii="Times New Roman" w:hAnsi="Times New Roman" w:cs="Times New Roman"/>
          <w:color w:val="000000" w:themeColor="text1"/>
          <w:sz w:val="24"/>
          <w:szCs w:val="24"/>
        </w:rPr>
        <w:t xml:space="preserve">. </w:t>
      </w:r>
      <w:r w:rsidR="005769F1">
        <w:rPr>
          <w:rFonts w:ascii="Times New Roman" w:hAnsi="Times New Roman" w:cs="Times New Roman"/>
          <w:color w:val="000000" w:themeColor="text1"/>
          <w:sz w:val="24"/>
          <w:szCs w:val="24"/>
        </w:rPr>
        <w:t>For</w:t>
      </w:r>
      <w:r w:rsidR="005769F1" w:rsidRPr="00A519BE">
        <w:rPr>
          <w:rFonts w:ascii="Times New Roman" w:hAnsi="Times New Roman" w:cs="Times New Roman"/>
          <w:color w:val="000000" w:themeColor="text1"/>
          <w:sz w:val="24"/>
          <w:szCs w:val="24"/>
        </w:rPr>
        <w:t xml:space="preserve"> </w:t>
      </w:r>
      <w:r w:rsidRPr="00A519BE">
        <w:rPr>
          <w:rFonts w:ascii="Times New Roman" w:hAnsi="Times New Roman" w:cs="Times New Roman"/>
          <w:color w:val="000000" w:themeColor="text1"/>
          <w:sz w:val="24"/>
          <w:szCs w:val="24"/>
        </w:rPr>
        <w:t>seedling</w:t>
      </w:r>
      <w:r w:rsidR="005769F1">
        <w:rPr>
          <w:rFonts w:ascii="Times New Roman" w:hAnsi="Times New Roman" w:cs="Times New Roman"/>
          <w:color w:val="000000" w:themeColor="text1"/>
          <w:sz w:val="24"/>
          <w:szCs w:val="24"/>
        </w:rPr>
        <w:t>s</w:t>
      </w:r>
      <w:r w:rsidRPr="00A519BE">
        <w:rPr>
          <w:rFonts w:ascii="Times New Roman" w:hAnsi="Times New Roman" w:cs="Times New Roman"/>
          <w:color w:val="000000" w:themeColor="text1"/>
          <w:sz w:val="24"/>
          <w:szCs w:val="24"/>
        </w:rPr>
        <w:t xml:space="preserve">, these ASVs </w:t>
      </w:r>
      <w:r w:rsidR="005769F1">
        <w:rPr>
          <w:rFonts w:ascii="Times New Roman" w:hAnsi="Times New Roman" w:cs="Times New Roman"/>
          <w:color w:val="000000" w:themeColor="text1"/>
          <w:sz w:val="24"/>
          <w:szCs w:val="24"/>
        </w:rPr>
        <w:t>were</w:t>
      </w:r>
      <w:r w:rsidR="004553CB">
        <w:rPr>
          <w:rFonts w:ascii="Times New Roman" w:hAnsi="Times New Roman" w:cs="Times New Roman"/>
          <w:color w:val="000000" w:themeColor="text1"/>
          <w:sz w:val="24"/>
          <w:szCs w:val="24"/>
        </w:rPr>
        <w:t xml:space="preserve"> </w:t>
      </w:r>
      <w:r w:rsidRPr="00A519BE">
        <w:rPr>
          <w:rFonts w:ascii="Times New Roman" w:hAnsi="Times New Roman" w:cs="Times New Roman"/>
          <w:color w:val="000000" w:themeColor="text1"/>
          <w:sz w:val="24"/>
          <w:szCs w:val="24"/>
        </w:rPr>
        <w:t xml:space="preserve">assigned to </w:t>
      </w:r>
      <w:r w:rsidRPr="00A519BE">
        <w:rPr>
          <w:rFonts w:ascii="Times New Roman" w:hAnsi="Times New Roman" w:cs="Times New Roman"/>
          <w:i/>
          <w:color w:val="000000" w:themeColor="text1"/>
          <w:sz w:val="24"/>
          <w:szCs w:val="24"/>
        </w:rPr>
        <w:t>Pantoea</w:t>
      </w:r>
      <w:r w:rsidRPr="00A519BE">
        <w:rPr>
          <w:rFonts w:ascii="Times New Roman" w:hAnsi="Times New Roman" w:cs="Times New Roman"/>
          <w:color w:val="000000" w:themeColor="text1"/>
          <w:sz w:val="24"/>
          <w:szCs w:val="24"/>
        </w:rPr>
        <w:t xml:space="preserve"> (28), </w:t>
      </w:r>
      <w:r w:rsidRPr="00A519BE">
        <w:rPr>
          <w:rFonts w:ascii="Times New Roman" w:hAnsi="Times New Roman" w:cs="Times New Roman"/>
          <w:i/>
          <w:iCs/>
          <w:color w:val="000000" w:themeColor="text1"/>
          <w:sz w:val="24"/>
          <w:szCs w:val="24"/>
        </w:rPr>
        <w:t xml:space="preserve">Paenibacillus </w:t>
      </w:r>
      <w:r w:rsidRPr="00A519BE">
        <w:rPr>
          <w:rFonts w:ascii="Times New Roman" w:hAnsi="Times New Roman" w:cs="Times New Roman"/>
          <w:color w:val="000000" w:themeColor="text1"/>
          <w:sz w:val="24"/>
          <w:szCs w:val="24"/>
        </w:rPr>
        <w:t xml:space="preserve">(20), </w:t>
      </w:r>
      <w:r w:rsidRPr="00A519BE">
        <w:rPr>
          <w:rFonts w:ascii="Times New Roman" w:hAnsi="Times New Roman" w:cs="Times New Roman"/>
          <w:i/>
          <w:iCs/>
          <w:color w:val="000000" w:themeColor="text1"/>
          <w:sz w:val="24"/>
          <w:szCs w:val="24"/>
        </w:rPr>
        <w:t xml:space="preserve">Pseudomonas </w:t>
      </w:r>
      <w:r w:rsidRPr="00A519BE">
        <w:rPr>
          <w:rFonts w:ascii="Times New Roman" w:hAnsi="Times New Roman" w:cs="Times New Roman"/>
          <w:color w:val="000000" w:themeColor="text1"/>
          <w:sz w:val="24"/>
          <w:szCs w:val="24"/>
        </w:rPr>
        <w:t xml:space="preserve">(13), </w:t>
      </w:r>
      <w:r w:rsidRPr="00A519BE">
        <w:rPr>
          <w:rFonts w:ascii="Times New Roman" w:hAnsi="Times New Roman" w:cs="Times New Roman"/>
          <w:i/>
          <w:iCs/>
          <w:color w:val="000000" w:themeColor="text1"/>
          <w:sz w:val="24"/>
          <w:szCs w:val="24"/>
        </w:rPr>
        <w:t xml:space="preserve">Bacillus </w:t>
      </w:r>
      <w:r w:rsidRPr="00A519BE">
        <w:rPr>
          <w:rFonts w:ascii="Times New Roman" w:hAnsi="Times New Roman" w:cs="Times New Roman"/>
          <w:color w:val="000000" w:themeColor="text1"/>
          <w:sz w:val="24"/>
          <w:szCs w:val="24"/>
        </w:rPr>
        <w:t xml:space="preserve">(8), and </w:t>
      </w:r>
      <w:r w:rsidRPr="00A519BE">
        <w:rPr>
          <w:rFonts w:ascii="Times New Roman" w:hAnsi="Times New Roman" w:cs="Times New Roman"/>
          <w:i/>
          <w:iCs/>
          <w:color w:val="000000" w:themeColor="text1"/>
          <w:sz w:val="24"/>
          <w:szCs w:val="24"/>
        </w:rPr>
        <w:t xml:space="preserve">Enterobacter </w:t>
      </w:r>
      <w:r w:rsidRPr="00A519BE">
        <w:rPr>
          <w:rFonts w:ascii="Times New Roman" w:hAnsi="Times New Roman" w:cs="Times New Roman"/>
          <w:color w:val="000000" w:themeColor="text1"/>
          <w:sz w:val="24"/>
          <w:szCs w:val="24"/>
        </w:rPr>
        <w:t>(4)</w:t>
      </w:r>
      <w:r w:rsidR="006207CB">
        <w:rPr>
          <w:rFonts w:ascii="Times New Roman" w:hAnsi="Times New Roman" w:cs="Times New Roman"/>
          <w:color w:val="000000" w:themeColor="text1"/>
          <w:sz w:val="24"/>
          <w:szCs w:val="24"/>
        </w:rPr>
        <w:t>; while</w:t>
      </w:r>
      <w:r w:rsidRPr="00A519BE">
        <w:rPr>
          <w:rFonts w:ascii="Times New Roman" w:hAnsi="Times New Roman" w:cs="Times New Roman"/>
          <w:color w:val="000000" w:themeColor="text1"/>
          <w:sz w:val="24"/>
          <w:szCs w:val="24"/>
        </w:rPr>
        <w:t xml:space="preserve"> the seed </w:t>
      </w:r>
      <w:r w:rsidR="005D6C19">
        <w:rPr>
          <w:rFonts w:ascii="Times New Roman" w:hAnsi="Times New Roman" w:cs="Times New Roman"/>
          <w:color w:val="000000" w:themeColor="text1"/>
          <w:sz w:val="24"/>
          <w:szCs w:val="24"/>
        </w:rPr>
        <w:t xml:space="preserve">ASVs belonged to </w:t>
      </w:r>
      <w:r w:rsidRPr="00A519BE">
        <w:rPr>
          <w:rFonts w:ascii="Times New Roman" w:hAnsi="Times New Roman" w:cs="Times New Roman"/>
          <w:i/>
          <w:iCs/>
          <w:color w:val="000000" w:themeColor="text1"/>
          <w:sz w:val="24"/>
          <w:szCs w:val="24"/>
        </w:rPr>
        <w:t xml:space="preserve">Pseudomonas </w:t>
      </w:r>
      <w:r w:rsidRPr="00A519BE">
        <w:rPr>
          <w:rFonts w:ascii="Times New Roman" w:hAnsi="Times New Roman" w:cs="Times New Roman"/>
          <w:color w:val="000000" w:themeColor="text1"/>
          <w:sz w:val="24"/>
          <w:szCs w:val="24"/>
        </w:rPr>
        <w:t xml:space="preserve">(13), </w:t>
      </w:r>
      <w:r w:rsidRPr="00A519BE">
        <w:rPr>
          <w:rFonts w:ascii="Times New Roman" w:hAnsi="Times New Roman" w:cs="Times New Roman"/>
          <w:i/>
          <w:iCs/>
          <w:color w:val="000000" w:themeColor="text1"/>
          <w:sz w:val="24"/>
          <w:szCs w:val="24"/>
        </w:rPr>
        <w:t xml:space="preserve">Chryseobacterium </w:t>
      </w:r>
      <w:r w:rsidRPr="00A519BE">
        <w:rPr>
          <w:rFonts w:ascii="Times New Roman" w:hAnsi="Times New Roman" w:cs="Times New Roman"/>
          <w:color w:val="000000" w:themeColor="text1"/>
          <w:sz w:val="24"/>
          <w:szCs w:val="24"/>
        </w:rPr>
        <w:t xml:space="preserve">(13), </w:t>
      </w:r>
      <w:r w:rsidRPr="00A519BE">
        <w:rPr>
          <w:rFonts w:ascii="Times New Roman" w:hAnsi="Times New Roman" w:cs="Times New Roman"/>
          <w:i/>
          <w:iCs/>
          <w:color w:val="000000" w:themeColor="text1"/>
          <w:sz w:val="24"/>
          <w:szCs w:val="24"/>
        </w:rPr>
        <w:t xml:space="preserve">Erwinia </w:t>
      </w:r>
      <w:r w:rsidRPr="00A519BE">
        <w:rPr>
          <w:rFonts w:ascii="Times New Roman" w:hAnsi="Times New Roman" w:cs="Times New Roman"/>
          <w:color w:val="000000" w:themeColor="text1"/>
          <w:sz w:val="24"/>
          <w:szCs w:val="24"/>
        </w:rPr>
        <w:t xml:space="preserve">(12), </w:t>
      </w:r>
      <w:r w:rsidRPr="00A519BE">
        <w:rPr>
          <w:rFonts w:ascii="Times New Roman" w:hAnsi="Times New Roman" w:cs="Times New Roman"/>
          <w:i/>
          <w:color w:val="000000" w:themeColor="text1"/>
          <w:sz w:val="24"/>
          <w:szCs w:val="24"/>
        </w:rPr>
        <w:t>Exiguobacterium</w:t>
      </w:r>
      <w:r w:rsidRPr="00A519BE">
        <w:rPr>
          <w:rFonts w:ascii="Times New Roman" w:hAnsi="Times New Roman" w:cs="Times New Roman"/>
          <w:color w:val="000000" w:themeColor="text1"/>
          <w:sz w:val="24"/>
          <w:szCs w:val="24"/>
        </w:rPr>
        <w:t xml:space="preserve"> (12), </w:t>
      </w:r>
      <w:r w:rsidRPr="00A519BE">
        <w:rPr>
          <w:rFonts w:ascii="Times New Roman" w:hAnsi="Times New Roman" w:cs="Times New Roman"/>
          <w:i/>
          <w:iCs/>
          <w:color w:val="000000" w:themeColor="text1"/>
          <w:sz w:val="24"/>
          <w:szCs w:val="24"/>
        </w:rPr>
        <w:t xml:space="preserve">Curtobacterium </w:t>
      </w:r>
      <w:r w:rsidRPr="00A519BE">
        <w:rPr>
          <w:rFonts w:ascii="Times New Roman" w:hAnsi="Times New Roman" w:cs="Times New Roman"/>
          <w:color w:val="000000" w:themeColor="text1"/>
          <w:sz w:val="24"/>
          <w:szCs w:val="24"/>
        </w:rPr>
        <w:t xml:space="preserve">(8), and </w:t>
      </w:r>
      <w:r w:rsidRPr="00A519BE">
        <w:rPr>
          <w:rFonts w:ascii="Times New Roman" w:hAnsi="Times New Roman" w:cs="Times New Roman"/>
          <w:i/>
          <w:iCs/>
          <w:color w:val="000000" w:themeColor="text1"/>
          <w:sz w:val="24"/>
          <w:szCs w:val="24"/>
        </w:rPr>
        <w:t>Arthrobacter</w:t>
      </w:r>
      <w:r w:rsidRPr="00A519BE">
        <w:rPr>
          <w:rFonts w:ascii="Times New Roman" w:hAnsi="Times New Roman" w:cs="Times New Roman"/>
          <w:color w:val="000000" w:themeColor="text1"/>
          <w:sz w:val="24"/>
          <w:szCs w:val="24"/>
        </w:rPr>
        <w:t xml:space="preserve">, </w:t>
      </w:r>
      <w:r w:rsidRPr="00A519BE">
        <w:rPr>
          <w:rFonts w:ascii="Times New Roman" w:hAnsi="Times New Roman" w:cs="Times New Roman"/>
          <w:i/>
          <w:iCs/>
          <w:color w:val="000000" w:themeColor="text1"/>
          <w:sz w:val="24"/>
          <w:szCs w:val="24"/>
        </w:rPr>
        <w:t>Paracoccus</w:t>
      </w:r>
      <w:r w:rsidRPr="00A519BE">
        <w:rPr>
          <w:rFonts w:ascii="Times New Roman" w:hAnsi="Times New Roman" w:cs="Times New Roman"/>
          <w:color w:val="000000" w:themeColor="text1"/>
          <w:sz w:val="24"/>
          <w:szCs w:val="24"/>
        </w:rPr>
        <w:t xml:space="preserve">, and </w:t>
      </w:r>
      <w:r w:rsidRPr="00A519BE">
        <w:rPr>
          <w:rFonts w:ascii="Times New Roman" w:hAnsi="Times New Roman" w:cs="Times New Roman"/>
          <w:i/>
          <w:iCs/>
          <w:color w:val="000000" w:themeColor="text1"/>
          <w:sz w:val="24"/>
          <w:szCs w:val="24"/>
        </w:rPr>
        <w:t xml:space="preserve">Serratia </w:t>
      </w:r>
      <w:r w:rsidRPr="00A519BE">
        <w:rPr>
          <w:rFonts w:ascii="Times New Roman" w:hAnsi="Times New Roman" w:cs="Times New Roman"/>
          <w:color w:val="000000" w:themeColor="text1"/>
          <w:sz w:val="24"/>
          <w:szCs w:val="24"/>
        </w:rPr>
        <w:t>(7 each)</w:t>
      </w:r>
      <w:r w:rsidRPr="00754319">
        <w:rPr>
          <w:rFonts w:ascii="Times New Roman" w:hAnsi="Times New Roman" w:cs="Times New Roman"/>
          <w:color w:val="000000" w:themeColor="text1"/>
          <w:sz w:val="24"/>
          <w:szCs w:val="24"/>
        </w:rPr>
        <w:t>. The strongest indicators were seed-associated</w:t>
      </w:r>
      <w:r w:rsidR="005645F0">
        <w:rPr>
          <w:rFonts w:ascii="Times New Roman" w:hAnsi="Times New Roman" w:cs="Times New Roman"/>
          <w:color w:val="000000" w:themeColor="text1"/>
          <w:sz w:val="24"/>
          <w:szCs w:val="24"/>
        </w:rPr>
        <w:t xml:space="preserve"> bacteria, in which </w:t>
      </w:r>
      <w:r w:rsidRPr="00754319">
        <w:rPr>
          <w:rFonts w:ascii="Times New Roman" w:hAnsi="Times New Roman" w:cs="Times New Roman"/>
          <w:color w:val="000000" w:themeColor="text1"/>
          <w:sz w:val="24"/>
          <w:szCs w:val="24"/>
        </w:rPr>
        <w:t xml:space="preserve">eleven of the twelve ASVs with the highest indicator values belonged to </w:t>
      </w:r>
      <w:r w:rsidRPr="00754319">
        <w:rPr>
          <w:rFonts w:ascii="Times New Roman" w:hAnsi="Times New Roman" w:cs="Times New Roman"/>
          <w:i/>
          <w:iCs/>
          <w:color w:val="000000" w:themeColor="text1"/>
          <w:sz w:val="24"/>
          <w:szCs w:val="24"/>
        </w:rPr>
        <w:t>Exiguobacterium</w:t>
      </w:r>
      <w:r w:rsidRPr="00754319">
        <w:rPr>
          <w:rFonts w:ascii="Times New Roman" w:hAnsi="Times New Roman" w:cs="Times New Roman"/>
          <w:color w:val="000000" w:themeColor="text1"/>
          <w:sz w:val="24"/>
          <w:szCs w:val="24"/>
        </w:rPr>
        <w:t>.</w:t>
      </w:r>
    </w:p>
    <w:p w:rsidR="00015D8D" w:rsidRPr="00754319" w:rsidRDefault="002F061B" w:rsidP="00AB0F6E">
      <w:pPr>
        <w:pStyle w:val="Heading2"/>
        <w:spacing w:line="276" w:lineRule="auto"/>
        <w:rPr>
          <w:rFonts w:ascii="Times New Roman" w:hAnsi="Times New Roman" w:cs="Times New Roman"/>
          <w:color w:val="000000" w:themeColor="text1"/>
          <w:sz w:val="24"/>
          <w:szCs w:val="24"/>
        </w:rPr>
      </w:pPr>
      <w:r w:rsidRPr="00754319">
        <w:rPr>
          <w:rFonts w:ascii="Times New Roman" w:hAnsi="Times New Roman" w:cs="Times New Roman"/>
          <w:color w:val="000000" w:themeColor="text1"/>
          <w:sz w:val="24"/>
          <w:szCs w:val="24"/>
        </w:rPr>
        <w:t xml:space="preserve">Stage effects </w:t>
      </w:r>
      <w:r w:rsidR="00237126">
        <w:rPr>
          <w:rFonts w:ascii="Times New Roman" w:hAnsi="Times New Roman" w:cs="Times New Roman"/>
          <w:color w:val="000000" w:themeColor="text1"/>
          <w:sz w:val="24"/>
          <w:szCs w:val="24"/>
        </w:rPr>
        <w:t>were</w:t>
      </w:r>
      <w:r w:rsidR="00237126" w:rsidRPr="00754319">
        <w:rPr>
          <w:rFonts w:ascii="Times New Roman" w:hAnsi="Times New Roman" w:cs="Times New Roman"/>
          <w:color w:val="000000" w:themeColor="text1"/>
          <w:sz w:val="24"/>
          <w:szCs w:val="24"/>
        </w:rPr>
        <w:t xml:space="preserve"> </w:t>
      </w:r>
      <w:r w:rsidRPr="00754319">
        <w:rPr>
          <w:rFonts w:ascii="Times New Roman" w:hAnsi="Times New Roman" w:cs="Times New Roman"/>
          <w:color w:val="000000" w:themeColor="text1"/>
          <w:sz w:val="24"/>
          <w:szCs w:val="24"/>
        </w:rPr>
        <w:t>inconsistent within plant families</w:t>
      </w:r>
      <w:r w:rsidRPr="00864AA6">
        <w:rPr>
          <w:rFonts w:ascii="Times New Roman" w:hAnsi="Times New Roman" w:cs="Times New Roman"/>
          <w:color w:val="000000" w:themeColor="text1"/>
          <w:sz w:val="24"/>
          <w:szCs w:val="24"/>
        </w:rPr>
        <w:t xml:space="preserve"> and host genera</w:t>
      </w:r>
    </w:p>
    <w:p w:rsidR="007F7457" w:rsidRDefault="002F061B" w:rsidP="0087652E">
      <w:pPr>
        <w:spacing w:before="80" w:after="120" w:line="276" w:lineRule="auto"/>
        <w:jc w:val="both"/>
      </w:pPr>
      <w:r w:rsidRPr="00864AA6">
        <w:rPr>
          <w:rFonts w:ascii="Times New Roman" w:hAnsi="Times New Roman" w:cs="Times New Roman"/>
          <w:color w:val="000000" w:themeColor="text1"/>
          <w:sz w:val="24"/>
          <w:szCs w:val="24"/>
        </w:rPr>
        <w:t xml:space="preserve">Within plant families and genera, no </w:t>
      </w:r>
      <w:r w:rsidR="000A213E">
        <w:rPr>
          <w:rFonts w:ascii="Times New Roman" w:hAnsi="Times New Roman" w:cs="Times New Roman"/>
          <w:color w:val="000000" w:themeColor="text1"/>
          <w:sz w:val="24"/>
          <w:szCs w:val="24"/>
        </w:rPr>
        <w:t xml:space="preserve">bacterial </w:t>
      </w:r>
      <w:r w:rsidRPr="00864AA6">
        <w:rPr>
          <w:rFonts w:ascii="Times New Roman" w:hAnsi="Times New Roman" w:cs="Times New Roman"/>
          <w:color w:val="000000" w:themeColor="text1"/>
          <w:sz w:val="24"/>
          <w:szCs w:val="24"/>
        </w:rPr>
        <w:t>genus retained a significant stage</w:t>
      </w:r>
      <w:r w:rsidR="000A213E">
        <w:rPr>
          <w:rFonts w:ascii="Times New Roman" w:hAnsi="Times New Roman" w:cs="Times New Roman"/>
          <w:color w:val="000000" w:themeColor="text1"/>
          <w:sz w:val="24"/>
          <w:szCs w:val="24"/>
        </w:rPr>
        <w:t>-specific</w:t>
      </w:r>
      <w:r w:rsidRPr="00864AA6">
        <w:rPr>
          <w:rFonts w:ascii="Times New Roman" w:hAnsi="Times New Roman" w:cs="Times New Roman"/>
          <w:color w:val="000000" w:themeColor="text1"/>
          <w:sz w:val="24"/>
          <w:szCs w:val="24"/>
        </w:rPr>
        <w:t xml:space="preserve"> effect, although </w:t>
      </w:r>
      <w:r w:rsidRPr="00864AA6">
        <w:rPr>
          <w:rFonts w:ascii="Times New Roman" w:hAnsi="Times New Roman" w:cs="Times New Roman"/>
          <w:i/>
          <w:iCs/>
          <w:color w:val="000000" w:themeColor="text1"/>
          <w:sz w:val="24"/>
          <w:szCs w:val="24"/>
        </w:rPr>
        <w:t>Bacillus</w:t>
      </w:r>
      <w:r w:rsidRPr="00864AA6">
        <w:rPr>
          <w:rFonts w:ascii="Times New Roman" w:hAnsi="Times New Roman" w:cs="Times New Roman"/>
          <w:color w:val="000000" w:themeColor="text1"/>
          <w:sz w:val="24"/>
          <w:szCs w:val="24"/>
        </w:rPr>
        <w:t xml:space="preserve"> tended to be higher in seedlings and </w:t>
      </w:r>
      <w:r w:rsidRPr="00864AA6">
        <w:rPr>
          <w:rFonts w:ascii="Times New Roman" w:hAnsi="Times New Roman" w:cs="Times New Roman"/>
          <w:i/>
          <w:iCs/>
          <w:color w:val="000000" w:themeColor="text1"/>
          <w:sz w:val="24"/>
          <w:szCs w:val="24"/>
        </w:rPr>
        <w:t>Exiguobacterium</w:t>
      </w:r>
      <w:r w:rsidRPr="00864AA6">
        <w:rPr>
          <w:rFonts w:ascii="Times New Roman" w:hAnsi="Times New Roman" w:cs="Times New Roman"/>
          <w:color w:val="000000" w:themeColor="text1"/>
          <w:sz w:val="24"/>
          <w:szCs w:val="24"/>
        </w:rPr>
        <w:t xml:space="preserve"> in seeds. Because the initial screen pooled all samples, developmental stage </w:t>
      </w:r>
      <w:r w:rsidR="004C1A0D">
        <w:rPr>
          <w:rFonts w:ascii="Times New Roman" w:hAnsi="Times New Roman" w:cs="Times New Roman"/>
          <w:color w:val="000000" w:themeColor="text1"/>
          <w:sz w:val="24"/>
          <w:szCs w:val="24"/>
        </w:rPr>
        <w:t xml:space="preserve">effect </w:t>
      </w:r>
      <w:r w:rsidR="004C1A0D" w:rsidRPr="00864AA6">
        <w:rPr>
          <w:rFonts w:ascii="Times New Roman" w:hAnsi="Times New Roman" w:cs="Times New Roman"/>
          <w:color w:val="000000" w:themeColor="text1"/>
          <w:sz w:val="24"/>
          <w:szCs w:val="24"/>
        </w:rPr>
        <w:t xml:space="preserve">could not </w:t>
      </w:r>
      <w:r w:rsidR="004C1A0D">
        <w:rPr>
          <w:rFonts w:ascii="Times New Roman" w:hAnsi="Times New Roman" w:cs="Times New Roman"/>
          <w:color w:val="000000" w:themeColor="text1"/>
          <w:sz w:val="24"/>
          <w:szCs w:val="24"/>
        </w:rPr>
        <w:t xml:space="preserve">be </w:t>
      </w:r>
      <w:r w:rsidR="004C1A0D" w:rsidRPr="00864AA6">
        <w:rPr>
          <w:rFonts w:ascii="Times New Roman" w:hAnsi="Times New Roman" w:cs="Times New Roman"/>
          <w:color w:val="000000" w:themeColor="text1"/>
          <w:sz w:val="24"/>
          <w:szCs w:val="24"/>
        </w:rPr>
        <w:t>separate</w:t>
      </w:r>
      <w:r w:rsidR="004C1A0D">
        <w:rPr>
          <w:rFonts w:ascii="Times New Roman" w:hAnsi="Times New Roman" w:cs="Times New Roman"/>
          <w:color w:val="000000" w:themeColor="text1"/>
          <w:sz w:val="24"/>
          <w:szCs w:val="24"/>
        </w:rPr>
        <w:t>d</w:t>
      </w:r>
      <w:r w:rsidR="004C1A0D" w:rsidRPr="00864AA6">
        <w:rPr>
          <w:rFonts w:ascii="Times New Roman" w:hAnsi="Times New Roman" w:cs="Times New Roman"/>
          <w:color w:val="000000" w:themeColor="text1"/>
          <w:sz w:val="24"/>
          <w:szCs w:val="24"/>
        </w:rPr>
        <w:t xml:space="preserve"> </w:t>
      </w:r>
      <w:r w:rsidRPr="00864AA6">
        <w:rPr>
          <w:rFonts w:ascii="Times New Roman" w:hAnsi="Times New Roman" w:cs="Times New Roman"/>
          <w:color w:val="000000" w:themeColor="text1"/>
          <w:sz w:val="24"/>
          <w:szCs w:val="24"/>
        </w:rPr>
        <w:t xml:space="preserve">from study and host. </w:t>
      </w:r>
      <w:proofErr w:type="gramStart"/>
      <w:r w:rsidR="004C1A0D">
        <w:rPr>
          <w:rFonts w:ascii="Times New Roman" w:hAnsi="Times New Roman" w:cs="Times New Roman"/>
          <w:color w:val="000000" w:themeColor="text1"/>
          <w:sz w:val="24"/>
          <w:szCs w:val="24"/>
        </w:rPr>
        <w:t>T</w:t>
      </w:r>
      <w:r w:rsidRPr="00864AA6">
        <w:rPr>
          <w:rFonts w:ascii="Times New Roman" w:hAnsi="Times New Roman" w:cs="Times New Roman"/>
          <w:color w:val="000000" w:themeColor="text1"/>
          <w:sz w:val="24"/>
          <w:szCs w:val="24"/>
        </w:rPr>
        <w:t>herefore</w:t>
      </w:r>
      <w:proofErr w:type="gramEnd"/>
      <w:r w:rsidRPr="00864AA6">
        <w:rPr>
          <w:rFonts w:ascii="Times New Roman" w:hAnsi="Times New Roman" w:cs="Times New Roman"/>
          <w:color w:val="000000" w:themeColor="text1"/>
          <w:sz w:val="24"/>
          <w:szCs w:val="24"/>
        </w:rPr>
        <w:t xml:space="preserve"> the stage effect of each of the genera within each plant family and genus</w:t>
      </w:r>
      <w:r w:rsidR="004C1A0D">
        <w:rPr>
          <w:rFonts w:ascii="Times New Roman" w:hAnsi="Times New Roman" w:cs="Times New Roman"/>
          <w:color w:val="000000" w:themeColor="text1"/>
          <w:sz w:val="24"/>
          <w:szCs w:val="24"/>
        </w:rPr>
        <w:t xml:space="preserve"> was </w:t>
      </w:r>
      <w:r w:rsidR="004C1A0D" w:rsidRPr="00864AA6">
        <w:rPr>
          <w:rFonts w:ascii="Times New Roman" w:hAnsi="Times New Roman" w:cs="Times New Roman"/>
          <w:color w:val="000000" w:themeColor="text1"/>
          <w:sz w:val="24"/>
          <w:szCs w:val="24"/>
        </w:rPr>
        <w:t>estimated</w:t>
      </w:r>
      <w:r w:rsidRPr="00864AA6">
        <w:rPr>
          <w:rFonts w:ascii="Times New Roman" w:hAnsi="Times New Roman" w:cs="Times New Roman"/>
          <w:color w:val="000000" w:themeColor="text1"/>
          <w:sz w:val="24"/>
          <w:szCs w:val="24"/>
        </w:rPr>
        <w:t xml:space="preserve"> (</w:t>
      </w:r>
      <w:r w:rsidR="00E2729E">
        <w:rPr>
          <w:rFonts w:ascii="Times New Roman" w:hAnsi="Times New Roman" w:cs="Times New Roman"/>
          <w:color w:val="000000" w:themeColor="text1"/>
          <w:sz w:val="24"/>
          <w:szCs w:val="24"/>
        </w:rPr>
        <w:t xml:space="preserve">for n≥3 </w:t>
      </w:r>
      <w:r w:rsidRPr="00864AA6">
        <w:rPr>
          <w:rFonts w:ascii="Times New Roman" w:hAnsi="Times New Roman" w:cs="Times New Roman"/>
          <w:color w:val="000000" w:themeColor="text1"/>
          <w:sz w:val="24"/>
          <w:szCs w:val="24"/>
        </w:rPr>
        <w:t xml:space="preserve">samples per stage, </w:t>
      </w:r>
      <w:r w:rsidR="002767E6">
        <w:rPr>
          <w:rFonts w:ascii="Times New Roman" w:hAnsi="Times New Roman" w:cs="Times New Roman"/>
          <w:color w:val="000000" w:themeColor="text1"/>
          <w:sz w:val="24"/>
          <w:szCs w:val="24"/>
        </w:rPr>
        <w:t>for</w:t>
      </w:r>
      <w:r w:rsidRPr="00864AA6">
        <w:rPr>
          <w:rFonts w:ascii="Times New Roman" w:hAnsi="Times New Roman" w:cs="Times New Roman"/>
          <w:color w:val="000000" w:themeColor="text1"/>
          <w:sz w:val="24"/>
          <w:szCs w:val="24"/>
        </w:rPr>
        <w:t xml:space="preserve"> the genus present in at least 10% of samples) as Hedges' g of centred log-ratio abundance, and pooled by random-effects meta-analysis for the genera estima</w:t>
      </w:r>
      <w:r w:rsidR="00E2729E">
        <w:rPr>
          <w:rFonts w:ascii="Times New Roman" w:hAnsi="Times New Roman" w:cs="Times New Roman"/>
          <w:color w:val="000000" w:themeColor="text1"/>
          <w:sz w:val="24"/>
          <w:szCs w:val="24"/>
        </w:rPr>
        <w:t xml:space="preserve">ted </w:t>
      </w:r>
      <w:r w:rsidRPr="00864AA6">
        <w:rPr>
          <w:rFonts w:ascii="Times New Roman" w:hAnsi="Times New Roman" w:cs="Times New Roman"/>
          <w:color w:val="000000" w:themeColor="text1"/>
          <w:sz w:val="24"/>
          <w:szCs w:val="24"/>
        </w:rPr>
        <w:t xml:space="preserve">in at least two plant families and genera </w:t>
      </w:r>
      <w:r w:rsidRPr="004C1A0D">
        <w:rPr>
          <w:rFonts w:ascii="Times New Roman" w:hAnsi="Times New Roman" w:cs="Times New Roman"/>
          <w:b/>
          <w:bCs/>
          <w:color w:val="000000" w:themeColor="text1"/>
          <w:sz w:val="24"/>
          <w:szCs w:val="24"/>
        </w:rPr>
        <w:t>(Figure 4B, C; Table 3; Supplementary Table S3)</w:t>
      </w:r>
      <w:r w:rsidRPr="00864AA6">
        <w:rPr>
          <w:rFonts w:ascii="Times New Roman" w:hAnsi="Times New Roman" w:cs="Times New Roman"/>
          <w:color w:val="000000" w:themeColor="text1"/>
          <w:sz w:val="24"/>
          <w:szCs w:val="24"/>
        </w:rPr>
        <w:t xml:space="preserve">. </w:t>
      </w:r>
      <w:r w:rsidR="004731DA">
        <w:rPr>
          <w:rFonts w:ascii="Times New Roman" w:hAnsi="Times New Roman" w:cs="Times New Roman"/>
          <w:color w:val="000000" w:themeColor="text1"/>
          <w:sz w:val="24"/>
          <w:szCs w:val="24"/>
        </w:rPr>
        <w:t>Following</w:t>
      </w:r>
      <w:r w:rsidRPr="00864AA6">
        <w:rPr>
          <w:rFonts w:ascii="Times New Roman" w:hAnsi="Times New Roman" w:cs="Times New Roman"/>
          <w:color w:val="000000" w:themeColor="text1"/>
          <w:sz w:val="24"/>
          <w:szCs w:val="24"/>
        </w:rPr>
        <w:t xml:space="preserve"> Benjamini–Hochberg correction, no pooled effect was significant (all q &gt; 0.13). </w:t>
      </w:r>
      <w:r w:rsidRPr="00864AA6">
        <w:rPr>
          <w:rFonts w:ascii="Times New Roman" w:hAnsi="Times New Roman" w:cs="Times New Roman"/>
          <w:i/>
          <w:iCs/>
          <w:color w:val="000000" w:themeColor="text1"/>
          <w:sz w:val="24"/>
          <w:szCs w:val="24"/>
        </w:rPr>
        <w:t>Bacillus</w:t>
      </w:r>
      <w:r w:rsidRPr="00864AA6">
        <w:rPr>
          <w:rFonts w:ascii="Times New Roman" w:hAnsi="Times New Roman" w:cs="Times New Roman"/>
          <w:color w:val="000000" w:themeColor="text1"/>
          <w:sz w:val="24"/>
          <w:szCs w:val="24"/>
        </w:rPr>
        <w:t xml:space="preserve"> was consistent</w:t>
      </w:r>
      <w:r w:rsidR="00433BBD">
        <w:rPr>
          <w:rFonts w:ascii="Times New Roman" w:hAnsi="Times New Roman" w:cs="Times New Roman"/>
          <w:color w:val="000000" w:themeColor="text1"/>
          <w:sz w:val="24"/>
          <w:szCs w:val="24"/>
        </w:rPr>
        <w:t>ly</w:t>
      </w:r>
      <w:r w:rsidRPr="00864AA6">
        <w:rPr>
          <w:rFonts w:ascii="Times New Roman" w:hAnsi="Times New Roman" w:cs="Times New Roman"/>
          <w:color w:val="000000" w:themeColor="text1"/>
          <w:sz w:val="24"/>
          <w:szCs w:val="24"/>
        </w:rPr>
        <w:t xml:space="preserve"> higher in seedlings in four of five plant families (g = 0.58, 95% CI 0.05–1.11, uncorrected p = 0.037) and five of six host genera (g = 0.64, 95% CI 0.18–1.09, uncorrected p = 0.015). </w:t>
      </w:r>
      <w:r w:rsidRPr="00864AA6">
        <w:rPr>
          <w:rFonts w:ascii="Times New Roman" w:hAnsi="Times New Roman" w:cs="Times New Roman"/>
          <w:i/>
          <w:iCs/>
          <w:color w:val="000000" w:themeColor="text1"/>
          <w:sz w:val="24"/>
          <w:szCs w:val="24"/>
        </w:rPr>
        <w:t>Pseudomonas</w:t>
      </w:r>
      <w:r w:rsidRPr="00864AA6">
        <w:rPr>
          <w:rFonts w:ascii="Times New Roman" w:hAnsi="Times New Roman" w:cs="Times New Roman"/>
          <w:color w:val="000000" w:themeColor="text1"/>
          <w:sz w:val="24"/>
          <w:szCs w:val="24"/>
        </w:rPr>
        <w:t xml:space="preserve"> (g = 0.60 across plant families and 0.92 across host genera) and </w:t>
      </w:r>
      <w:r w:rsidRPr="00864AA6">
        <w:rPr>
          <w:rFonts w:ascii="Times New Roman" w:hAnsi="Times New Roman" w:cs="Times New Roman"/>
          <w:i/>
          <w:iCs/>
          <w:color w:val="000000" w:themeColor="text1"/>
          <w:sz w:val="24"/>
          <w:szCs w:val="24"/>
        </w:rPr>
        <w:t>Paenibacillus</w:t>
      </w:r>
      <w:r w:rsidRPr="00864AA6">
        <w:rPr>
          <w:rFonts w:ascii="Times New Roman" w:hAnsi="Times New Roman" w:cs="Times New Roman"/>
          <w:color w:val="000000" w:themeColor="text1"/>
          <w:sz w:val="24"/>
          <w:szCs w:val="24"/>
        </w:rPr>
        <w:t xml:space="preserve"> (g = 0.54 and 0.66) were also higher in seedlings. </w:t>
      </w:r>
      <w:r w:rsidRPr="00864AA6">
        <w:rPr>
          <w:rFonts w:ascii="Times New Roman" w:hAnsi="Times New Roman" w:cs="Times New Roman"/>
          <w:i/>
          <w:iCs/>
          <w:color w:val="000000" w:themeColor="text1"/>
          <w:sz w:val="24"/>
          <w:szCs w:val="24"/>
        </w:rPr>
        <w:t>Pantoea</w:t>
      </w:r>
      <w:r w:rsidRPr="00864AA6">
        <w:rPr>
          <w:rFonts w:ascii="Times New Roman" w:hAnsi="Times New Roman" w:cs="Times New Roman"/>
          <w:color w:val="000000" w:themeColor="text1"/>
          <w:sz w:val="24"/>
          <w:szCs w:val="24"/>
        </w:rPr>
        <w:t>, the most abundant genus, showed almost no stage</w:t>
      </w:r>
      <w:r w:rsidR="004731DA">
        <w:rPr>
          <w:rFonts w:ascii="Times New Roman" w:hAnsi="Times New Roman" w:cs="Times New Roman"/>
          <w:color w:val="000000" w:themeColor="text1"/>
          <w:sz w:val="24"/>
          <w:szCs w:val="24"/>
        </w:rPr>
        <w:t>-specific</w:t>
      </w:r>
      <w:r w:rsidRPr="00864AA6">
        <w:rPr>
          <w:rFonts w:ascii="Times New Roman" w:hAnsi="Times New Roman" w:cs="Times New Roman"/>
          <w:color w:val="000000" w:themeColor="text1"/>
          <w:sz w:val="24"/>
          <w:szCs w:val="24"/>
        </w:rPr>
        <w:t xml:space="preserve"> </w:t>
      </w:r>
      <w:r w:rsidR="004731DA">
        <w:rPr>
          <w:rFonts w:ascii="Times New Roman" w:hAnsi="Times New Roman" w:cs="Times New Roman"/>
          <w:color w:val="000000" w:themeColor="text1"/>
          <w:sz w:val="24"/>
          <w:szCs w:val="24"/>
        </w:rPr>
        <w:t>difference</w:t>
      </w:r>
      <w:r w:rsidRPr="00864AA6">
        <w:rPr>
          <w:rFonts w:ascii="Times New Roman" w:hAnsi="Times New Roman" w:cs="Times New Roman"/>
          <w:color w:val="000000" w:themeColor="text1"/>
          <w:sz w:val="24"/>
          <w:szCs w:val="24"/>
        </w:rPr>
        <w:t xml:space="preserve"> within plant families (g = 0.09, 95% CI −0.08 to 0.26; I² = 3%) and across host genera (g = 0.45, 95% CI −0.35 to 1.26; I² = 92%). </w:t>
      </w:r>
      <w:r w:rsidRPr="00864AA6">
        <w:rPr>
          <w:rFonts w:ascii="Times New Roman" w:hAnsi="Times New Roman" w:cs="Times New Roman"/>
          <w:i/>
          <w:iCs/>
          <w:color w:val="000000" w:themeColor="text1"/>
          <w:sz w:val="24"/>
          <w:szCs w:val="24"/>
        </w:rPr>
        <w:t>Exiguobacterium</w:t>
      </w:r>
      <w:r w:rsidRPr="00864AA6">
        <w:rPr>
          <w:rFonts w:ascii="Times New Roman" w:hAnsi="Times New Roman" w:cs="Times New Roman"/>
          <w:color w:val="000000" w:themeColor="text1"/>
          <w:sz w:val="24"/>
          <w:szCs w:val="24"/>
        </w:rPr>
        <w:t xml:space="preserve"> was lower in seedlings in both plant families (g = −0.91, 95% CI −1.61 to −0.21, uncorrected p = 0.039, q = 0.35) </w:t>
      </w:r>
      <w:r w:rsidR="008A74EA">
        <w:rPr>
          <w:rFonts w:ascii="Times New Roman" w:hAnsi="Times New Roman" w:cs="Times New Roman"/>
          <w:color w:val="000000" w:themeColor="text1"/>
          <w:sz w:val="24"/>
          <w:szCs w:val="24"/>
        </w:rPr>
        <w:t xml:space="preserve">as well as in </w:t>
      </w:r>
      <w:r w:rsidRPr="00864AA6">
        <w:rPr>
          <w:rFonts w:ascii="Times New Roman" w:hAnsi="Times New Roman" w:cs="Times New Roman"/>
          <w:color w:val="000000" w:themeColor="text1"/>
          <w:sz w:val="24"/>
          <w:szCs w:val="24"/>
        </w:rPr>
        <w:t xml:space="preserve">three </w:t>
      </w:r>
      <w:r w:rsidR="00572399">
        <w:rPr>
          <w:rFonts w:ascii="Times New Roman" w:hAnsi="Times New Roman" w:cs="Times New Roman"/>
          <w:color w:val="000000" w:themeColor="text1"/>
          <w:sz w:val="24"/>
          <w:szCs w:val="24"/>
        </w:rPr>
        <w:t xml:space="preserve">plant </w:t>
      </w:r>
      <w:r w:rsidRPr="00864AA6">
        <w:rPr>
          <w:rFonts w:ascii="Times New Roman" w:hAnsi="Times New Roman" w:cs="Times New Roman"/>
          <w:color w:val="000000" w:themeColor="text1"/>
          <w:sz w:val="24"/>
          <w:szCs w:val="24"/>
        </w:rPr>
        <w:t>genera</w:t>
      </w:r>
      <w:r w:rsidR="008A74EA">
        <w:rPr>
          <w:rFonts w:ascii="Times New Roman" w:hAnsi="Times New Roman" w:cs="Times New Roman"/>
          <w:color w:val="000000" w:themeColor="text1"/>
          <w:sz w:val="24"/>
          <w:szCs w:val="24"/>
        </w:rPr>
        <w:t xml:space="preserve"> in which it could be estimated</w:t>
      </w:r>
      <w:r w:rsidRPr="00864AA6">
        <w:rPr>
          <w:rFonts w:ascii="Times New Roman" w:hAnsi="Times New Roman" w:cs="Times New Roman"/>
          <w:color w:val="000000" w:themeColor="text1"/>
          <w:sz w:val="24"/>
          <w:szCs w:val="24"/>
        </w:rPr>
        <w:t xml:space="preserve"> (g = −0.77, 95% CI −1.18 to −0.36, uncorrected p = 0.015, q = 0.14).</w:t>
      </w:r>
    </w:p>
    <w:p w:rsidR="001E3F28" w:rsidRPr="00754319" w:rsidRDefault="00000000" w:rsidP="00AB0F6E">
      <w:pPr>
        <w:pStyle w:val="Heading2"/>
        <w:spacing w:line="276" w:lineRule="auto"/>
        <w:rPr>
          <w:rFonts w:ascii="Times New Roman" w:hAnsi="Times New Roman" w:cs="Times New Roman"/>
          <w:color w:val="000000" w:themeColor="text1"/>
          <w:sz w:val="24"/>
          <w:szCs w:val="24"/>
        </w:rPr>
      </w:pPr>
      <w:r w:rsidRPr="00754319">
        <w:rPr>
          <w:rFonts w:ascii="Times New Roman" w:hAnsi="Times New Roman" w:cs="Times New Roman"/>
          <w:color w:val="000000" w:themeColor="text1"/>
          <w:sz w:val="24"/>
          <w:szCs w:val="24"/>
        </w:rPr>
        <w:t>Few genera were stage specialists</w:t>
      </w:r>
      <w:r w:rsidR="00572399">
        <w:rPr>
          <w:rFonts w:ascii="Times New Roman" w:hAnsi="Times New Roman" w:cs="Times New Roman"/>
          <w:color w:val="000000" w:themeColor="text1"/>
          <w:sz w:val="24"/>
          <w:szCs w:val="24"/>
        </w:rPr>
        <w:t xml:space="preserve">, </w:t>
      </w:r>
      <w:r w:rsidRPr="00754319">
        <w:rPr>
          <w:rFonts w:ascii="Times New Roman" w:hAnsi="Times New Roman" w:cs="Times New Roman"/>
          <w:color w:val="000000" w:themeColor="text1"/>
          <w:sz w:val="24"/>
          <w:szCs w:val="24"/>
        </w:rPr>
        <w:t xml:space="preserve">and host generalists </w:t>
      </w:r>
      <w:r w:rsidR="00572399">
        <w:rPr>
          <w:rFonts w:ascii="Times New Roman" w:hAnsi="Times New Roman" w:cs="Times New Roman"/>
          <w:color w:val="000000" w:themeColor="text1"/>
          <w:sz w:val="24"/>
          <w:szCs w:val="24"/>
        </w:rPr>
        <w:t>were</w:t>
      </w:r>
      <w:r w:rsidRPr="00754319">
        <w:rPr>
          <w:rFonts w:ascii="Times New Roman" w:hAnsi="Times New Roman" w:cs="Times New Roman"/>
          <w:color w:val="000000" w:themeColor="text1"/>
          <w:sz w:val="24"/>
          <w:szCs w:val="24"/>
        </w:rPr>
        <w:t xml:space="preserve"> from few bacterial lineages</w:t>
      </w:r>
    </w:p>
    <w:p w:rsidR="001E3F28" w:rsidRPr="00754319" w:rsidRDefault="00000000" w:rsidP="00AB0F6E">
      <w:pPr>
        <w:spacing w:before="80" w:after="120" w:line="276" w:lineRule="auto"/>
        <w:jc w:val="both"/>
        <w:rPr>
          <w:rFonts w:ascii="Times New Roman" w:hAnsi="Times New Roman" w:cs="Times New Roman"/>
          <w:color w:val="000000" w:themeColor="text1"/>
          <w:sz w:val="24"/>
          <w:szCs w:val="24"/>
        </w:rPr>
      </w:pPr>
      <w:r w:rsidRPr="00754319">
        <w:rPr>
          <w:rFonts w:ascii="Times New Roman" w:hAnsi="Times New Roman" w:cs="Times New Roman"/>
          <w:color w:val="000000" w:themeColor="text1"/>
          <w:sz w:val="24"/>
          <w:szCs w:val="24"/>
        </w:rPr>
        <w:t xml:space="preserve">The multinomial classification (CLAM), applied to the pooled samples of the five studies that sampled both stages, classed 152 genera as seed specialists, 40 as seedling specialists, and 58 as stage generalists </w:t>
      </w:r>
      <w:r w:rsidRPr="00D96460">
        <w:rPr>
          <w:rFonts w:ascii="Times New Roman" w:hAnsi="Times New Roman" w:cs="Times New Roman"/>
          <w:b/>
          <w:bCs/>
          <w:color w:val="000000" w:themeColor="text1"/>
          <w:sz w:val="24"/>
          <w:szCs w:val="24"/>
        </w:rPr>
        <w:t>(Supplementary Table S4)</w:t>
      </w:r>
      <w:r w:rsidRPr="00754319">
        <w:rPr>
          <w:rFonts w:ascii="Times New Roman" w:hAnsi="Times New Roman" w:cs="Times New Roman"/>
          <w:color w:val="000000" w:themeColor="text1"/>
          <w:sz w:val="24"/>
          <w:szCs w:val="24"/>
        </w:rPr>
        <w:t xml:space="preserve">. The seedling specialists were </w:t>
      </w:r>
      <w:r w:rsidRPr="00754319">
        <w:rPr>
          <w:rFonts w:ascii="Times New Roman" w:hAnsi="Times New Roman" w:cs="Times New Roman"/>
          <w:i/>
          <w:iCs/>
          <w:color w:val="000000" w:themeColor="text1"/>
          <w:sz w:val="24"/>
          <w:szCs w:val="24"/>
        </w:rPr>
        <w:t>Paenibacillus</w:t>
      </w:r>
      <w:r w:rsidRPr="00754319">
        <w:rPr>
          <w:rFonts w:ascii="Times New Roman" w:hAnsi="Times New Roman" w:cs="Times New Roman"/>
          <w:color w:val="000000" w:themeColor="text1"/>
          <w:sz w:val="24"/>
          <w:szCs w:val="24"/>
        </w:rPr>
        <w:t xml:space="preserve">, </w:t>
      </w:r>
      <w:r w:rsidRPr="00754319">
        <w:rPr>
          <w:rFonts w:ascii="Times New Roman" w:hAnsi="Times New Roman" w:cs="Times New Roman"/>
          <w:i/>
          <w:iCs/>
          <w:color w:val="000000" w:themeColor="text1"/>
          <w:sz w:val="24"/>
          <w:szCs w:val="24"/>
        </w:rPr>
        <w:t>Kosakonia</w:t>
      </w:r>
      <w:r w:rsidRPr="00754319">
        <w:rPr>
          <w:rFonts w:ascii="Times New Roman" w:hAnsi="Times New Roman" w:cs="Times New Roman"/>
          <w:color w:val="000000" w:themeColor="text1"/>
          <w:sz w:val="24"/>
          <w:szCs w:val="24"/>
        </w:rPr>
        <w:t xml:space="preserve"> and </w:t>
      </w:r>
      <w:r w:rsidRPr="00754319">
        <w:rPr>
          <w:rFonts w:ascii="Times New Roman" w:hAnsi="Times New Roman" w:cs="Times New Roman"/>
          <w:i/>
          <w:iCs/>
          <w:color w:val="000000" w:themeColor="text1"/>
          <w:sz w:val="24"/>
          <w:szCs w:val="24"/>
        </w:rPr>
        <w:t>Saccharibacillus</w:t>
      </w:r>
      <w:r w:rsidRPr="00754319">
        <w:rPr>
          <w:rFonts w:ascii="Times New Roman" w:hAnsi="Times New Roman" w:cs="Times New Roman"/>
          <w:color w:val="000000" w:themeColor="text1"/>
          <w:sz w:val="24"/>
          <w:szCs w:val="24"/>
        </w:rPr>
        <w:t xml:space="preserve">, and </w:t>
      </w:r>
      <w:r w:rsidRPr="00754319">
        <w:rPr>
          <w:rFonts w:ascii="Times New Roman" w:hAnsi="Times New Roman" w:cs="Times New Roman"/>
          <w:i/>
          <w:iCs/>
          <w:color w:val="000000" w:themeColor="text1"/>
          <w:sz w:val="24"/>
          <w:szCs w:val="24"/>
        </w:rPr>
        <w:t>Duganella</w:t>
      </w:r>
      <w:r w:rsidRPr="00754319">
        <w:rPr>
          <w:rFonts w:ascii="Times New Roman" w:hAnsi="Times New Roman" w:cs="Times New Roman"/>
          <w:color w:val="000000" w:themeColor="text1"/>
          <w:sz w:val="24"/>
          <w:szCs w:val="24"/>
        </w:rPr>
        <w:t xml:space="preserve"> and </w:t>
      </w:r>
      <w:r w:rsidRPr="00754319">
        <w:rPr>
          <w:rFonts w:ascii="Times New Roman" w:hAnsi="Times New Roman" w:cs="Times New Roman"/>
          <w:i/>
          <w:iCs/>
          <w:color w:val="000000" w:themeColor="text1"/>
          <w:sz w:val="24"/>
          <w:szCs w:val="24"/>
        </w:rPr>
        <w:t>Sphingobacterium</w:t>
      </w:r>
      <w:r w:rsidRPr="00754319">
        <w:rPr>
          <w:rFonts w:ascii="Times New Roman" w:hAnsi="Times New Roman" w:cs="Times New Roman"/>
          <w:color w:val="000000" w:themeColor="text1"/>
          <w:sz w:val="24"/>
          <w:szCs w:val="24"/>
        </w:rPr>
        <w:t xml:space="preserve">, whereas the 36 seed specialists included </w:t>
      </w:r>
      <w:r w:rsidRPr="00754319">
        <w:rPr>
          <w:rFonts w:ascii="Times New Roman" w:hAnsi="Times New Roman" w:cs="Times New Roman"/>
          <w:i/>
          <w:iCs/>
          <w:color w:val="000000" w:themeColor="text1"/>
          <w:sz w:val="24"/>
          <w:szCs w:val="24"/>
        </w:rPr>
        <w:t>Exiguobacterium</w:t>
      </w:r>
      <w:r w:rsidRPr="00754319">
        <w:rPr>
          <w:rFonts w:ascii="Times New Roman" w:hAnsi="Times New Roman" w:cs="Times New Roman"/>
          <w:color w:val="000000" w:themeColor="text1"/>
          <w:sz w:val="24"/>
          <w:szCs w:val="24"/>
        </w:rPr>
        <w:t xml:space="preserve">, </w:t>
      </w:r>
      <w:r w:rsidRPr="00754319">
        <w:rPr>
          <w:rFonts w:ascii="Times New Roman" w:hAnsi="Times New Roman" w:cs="Times New Roman"/>
          <w:i/>
          <w:iCs/>
          <w:color w:val="000000" w:themeColor="text1"/>
          <w:sz w:val="24"/>
          <w:szCs w:val="24"/>
        </w:rPr>
        <w:t>Brevundimonas</w:t>
      </w:r>
      <w:r w:rsidRPr="00754319">
        <w:rPr>
          <w:rFonts w:ascii="Times New Roman" w:hAnsi="Times New Roman" w:cs="Times New Roman"/>
          <w:color w:val="000000" w:themeColor="text1"/>
          <w:sz w:val="24"/>
          <w:szCs w:val="24"/>
        </w:rPr>
        <w:t xml:space="preserve">, </w:t>
      </w:r>
      <w:r w:rsidRPr="00754319">
        <w:rPr>
          <w:rFonts w:ascii="Times New Roman" w:hAnsi="Times New Roman" w:cs="Times New Roman"/>
          <w:i/>
          <w:iCs/>
          <w:color w:val="000000" w:themeColor="text1"/>
          <w:sz w:val="24"/>
          <w:szCs w:val="24"/>
        </w:rPr>
        <w:t>Paracoccus</w:t>
      </w:r>
      <w:r w:rsidRPr="00754319">
        <w:rPr>
          <w:rFonts w:ascii="Times New Roman" w:hAnsi="Times New Roman" w:cs="Times New Roman"/>
          <w:color w:val="000000" w:themeColor="text1"/>
          <w:sz w:val="24"/>
          <w:szCs w:val="24"/>
        </w:rPr>
        <w:t xml:space="preserve">, and </w:t>
      </w:r>
      <w:r w:rsidRPr="00754319">
        <w:rPr>
          <w:rFonts w:ascii="Times New Roman" w:hAnsi="Times New Roman" w:cs="Times New Roman"/>
          <w:i/>
          <w:iCs/>
          <w:color w:val="000000" w:themeColor="text1"/>
          <w:sz w:val="24"/>
          <w:szCs w:val="24"/>
        </w:rPr>
        <w:t>Arthrobacter</w:t>
      </w:r>
      <w:r w:rsidRPr="00754319">
        <w:rPr>
          <w:rFonts w:ascii="Times New Roman" w:hAnsi="Times New Roman" w:cs="Times New Roman"/>
          <w:color w:val="000000" w:themeColor="text1"/>
          <w:sz w:val="24"/>
          <w:szCs w:val="24"/>
        </w:rPr>
        <w:t xml:space="preserve"> and </w:t>
      </w:r>
      <w:r w:rsidRPr="00754319">
        <w:rPr>
          <w:rFonts w:ascii="Times New Roman" w:hAnsi="Times New Roman" w:cs="Times New Roman"/>
          <w:i/>
          <w:iCs/>
          <w:color w:val="000000" w:themeColor="text1"/>
          <w:sz w:val="24"/>
          <w:szCs w:val="24"/>
        </w:rPr>
        <w:t>Erwinia</w:t>
      </w:r>
      <w:r w:rsidRPr="00754319">
        <w:rPr>
          <w:rFonts w:ascii="Times New Roman" w:hAnsi="Times New Roman" w:cs="Times New Roman"/>
          <w:color w:val="000000" w:themeColor="text1"/>
          <w:sz w:val="24"/>
          <w:szCs w:val="24"/>
        </w:rPr>
        <w:t xml:space="preserve">. With respect to host range, 53 genera were classed as host generalists and 141 as host specialists on the basis of their presence across host species </w:t>
      </w:r>
      <w:r w:rsidRPr="00D96460">
        <w:rPr>
          <w:rFonts w:ascii="Times New Roman" w:hAnsi="Times New Roman" w:cs="Times New Roman"/>
          <w:b/>
          <w:bCs/>
          <w:color w:val="000000" w:themeColor="text1"/>
          <w:sz w:val="24"/>
          <w:szCs w:val="24"/>
        </w:rPr>
        <w:t>(Supplementary Figure S3A)</w:t>
      </w:r>
      <w:r w:rsidRPr="00754319">
        <w:rPr>
          <w:rFonts w:ascii="Times New Roman" w:hAnsi="Times New Roman" w:cs="Times New Roman"/>
          <w:color w:val="000000" w:themeColor="text1"/>
          <w:sz w:val="24"/>
          <w:szCs w:val="24"/>
        </w:rPr>
        <w:t>. Levins' niche breadth, which weighed abundance rather than presenc</w:t>
      </w:r>
      <w:r w:rsidR="00572399">
        <w:rPr>
          <w:rFonts w:ascii="Times New Roman" w:hAnsi="Times New Roman" w:cs="Times New Roman"/>
          <w:color w:val="000000" w:themeColor="text1"/>
          <w:sz w:val="24"/>
          <w:szCs w:val="24"/>
        </w:rPr>
        <w:t>e</w:t>
      </w:r>
      <w:r w:rsidRPr="00754319">
        <w:rPr>
          <w:rFonts w:ascii="Times New Roman" w:hAnsi="Times New Roman" w:cs="Times New Roman"/>
          <w:color w:val="000000" w:themeColor="text1"/>
          <w:sz w:val="24"/>
          <w:szCs w:val="24"/>
        </w:rPr>
        <w:t>,</w:t>
      </w:r>
      <w:r w:rsidR="00E64940">
        <w:rPr>
          <w:rFonts w:ascii="Times New Roman" w:hAnsi="Times New Roman" w:cs="Times New Roman"/>
          <w:color w:val="000000" w:themeColor="text1"/>
          <w:sz w:val="24"/>
          <w:szCs w:val="24"/>
        </w:rPr>
        <w:t xml:space="preserve"> </w:t>
      </w:r>
      <w:r w:rsidRPr="00754319">
        <w:rPr>
          <w:rFonts w:ascii="Times New Roman" w:hAnsi="Times New Roman" w:cs="Times New Roman"/>
          <w:color w:val="000000" w:themeColor="text1"/>
          <w:sz w:val="24"/>
          <w:szCs w:val="24"/>
        </w:rPr>
        <w:t>classed only six genera as host generalists (</w:t>
      </w:r>
      <w:r w:rsidRPr="00754319">
        <w:rPr>
          <w:rFonts w:ascii="Times New Roman" w:hAnsi="Times New Roman" w:cs="Times New Roman"/>
          <w:i/>
          <w:iCs/>
          <w:color w:val="000000" w:themeColor="text1"/>
          <w:sz w:val="24"/>
          <w:szCs w:val="24"/>
        </w:rPr>
        <w:t>Stenotrophomonas</w:t>
      </w:r>
      <w:r w:rsidRPr="00754319">
        <w:rPr>
          <w:rFonts w:ascii="Times New Roman" w:hAnsi="Times New Roman" w:cs="Times New Roman"/>
          <w:color w:val="000000" w:themeColor="text1"/>
          <w:sz w:val="24"/>
          <w:szCs w:val="24"/>
        </w:rPr>
        <w:t xml:space="preserve">, </w:t>
      </w:r>
      <w:r w:rsidRPr="00754319">
        <w:rPr>
          <w:rFonts w:ascii="Times New Roman" w:hAnsi="Times New Roman" w:cs="Times New Roman"/>
          <w:i/>
          <w:iCs/>
          <w:color w:val="000000" w:themeColor="text1"/>
          <w:sz w:val="24"/>
          <w:szCs w:val="24"/>
        </w:rPr>
        <w:t>Pedobacter</w:t>
      </w:r>
      <w:r w:rsidRPr="00754319">
        <w:rPr>
          <w:rFonts w:ascii="Times New Roman" w:hAnsi="Times New Roman" w:cs="Times New Roman"/>
          <w:color w:val="000000" w:themeColor="text1"/>
          <w:sz w:val="24"/>
          <w:szCs w:val="24"/>
        </w:rPr>
        <w:t xml:space="preserve">, </w:t>
      </w:r>
      <w:r w:rsidRPr="00754319">
        <w:rPr>
          <w:rFonts w:ascii="Times New Roman" w:hAnsi="Times New Roman" w:cs="Times New Roman"/>
          <w:i/>
          <w:iCs/>
          <w:color w:val="000000" w:themeColor="text1"/>
          <w:sz w:val="24"/>
          <w:szCs w:val="24"/>
        </w:rPr>
        <w:t>Allorhizobium-Neorhizobium-Pararhizobium-Rhizobium</w:t>
      </w:r>
      <w:r w:rsidRPr="00754319">
        <w:rPr>
          <w:rFonts w:ascii="Times New Roman" w:hAnsi="Times New Roman" w:cs="Times New Roman"/>
          <w:color w:val="000000" w:themeColor="text1"/>
          <w:sz w:val="24"/>
          <w:szCs w:val="24"/>
        </w:rPr>
        <w:t xml:space="preserve">, </w:t>
      </w:r>
      <w:r w:rsidRPr="00754319">
        <w:rPr>
          <w:rFonts w:ascii="Times New Roman" w:hAnsi="Times New Roman" w:cs="Times New Roman"/>
          <w:i/>
          <w:iCs/>
          <w:color w:val="000000" w:themeColor="text1"/>
          <w:sz w:val="24"/>
          <w:szCs w:val="24"/>
        </w:rPr>
        <w:t>Rathayibacter</w:t>
      </w:r>
      <w:r w:rsidRPr="00754319">
        <w:rPr>
          <w:rFonts w:ascii="Times New Roman" w:hAnsi="Times New Roman" w:cs="Times New Roman"/>
          <w:color w:val="000000" w:themeColor="text1"/>
          <w:sz w:val="24"/>
          <w:szCs w:val="24"/>
        </w:rPr>
        <w:t xml:space="preserve">, </w:t>
      </w:r>
      <w:r w:rsidRPr="00754319">
        <w:rPr>
          <w:rFonts w:ascii="Times New Roman" w:hAnsi="Times New Roman" w:cs="Times New Roman"/>
          <w:i/>
          <w:iCs/>
          <w:color w:val="000000" w:themeColor="text1"/>
          <w:sz w:val="24"/>
          <w:szCs w:val="24"/>
        </w:rPr>
        <w:t>Variovorax</w:t>
      </w:r>
      <w:r w:rsidRPr="00754319">
        <w:rPr>
          <w:rFonts w:ascii="Times New Roman" w:hAnsi="Times New Roman" w:cs="Times New Roman"/>
          <w:color w:val="000000" w:themeColor="text1"/>
          <w:sz w:val="24"/>
          <w:szCs w:val="24"/>
        </w:rPr>
        <w:t xml:space="preserve">, and </w:t>
      </w:r>
      <w:r w:rsidRPr="00754319">
        <w:rPr>
          <w:rFonts w:ascii="Times New Roman" w:hAnsi="Times New Roman" w:cs="Times New Roman"/>
          <w:i/>
          <w:iCs/>
          <w:color w:val="000000" w:themeColor="text1"/>
          <w:sz w:val="24"/>
          <w:szCs w:val="24"/>
        </w:rPr>
        <w:t>Novosphingobium</w:t>
      </w:r>
      <w:r w:rsidRPr="00754319">
        <w:rPr>
          <w:rFonts w:ascii="Times New Roman" w:hAnsi="Times New Roman" w:cs="Times New Roman"/>
          <w:color w:val="000000" w:themeColor="text1"/>
          <w:sz w:val="24"/>
          <w:szCs w:val="24"/>
        </w:rPr>
        <w:t>), and 25 as host specialists</w:t>
      </w:r>
      <w:r w:rsidR="00572399">
        <w:rPr>
          <w:rFonts w:ascii="Times New Roman" w:hAnsi="Times New Roman" w:cs="Times New Roman"/>
          <w:color w:val="000000" w:themeColor="text1"/>
          <w:sz w:val="24"/>
          <w:szCs w:val="24"/>
        </w:rPr>
        <w:t>;</w:t>
      </w:r>
      <w:r w:rsidRPr="00754319">
        <w:rPr>
          <w:rFonts w:ascii="Times New Roman" w:hAnsi="Times New Roman" w:cs="Times New Roman"/>
          <w:color w:val="000000" w:themeColor="text1"/>
          <w:sz w:val="24"/>
          <w:szCs w:val="24"/>
        </w:rPr>
        <w:t xml:space="preserve"> while 151 </w:t>
      </w:r>
      <w:r w:rsidR="00572399">
        <w:rPr>
          <w:rFonts w:ascii="Times New Roman" w:hAnsi="Times New Roman" w:cs="Times New Roman"/>
          <w:color w:val="000000" w:themeColor="text1"/>
          <w:sz w:val="24"/>
          <w:szCs w:val="24"/>
        </w:rPr>
        <w:t>were categorised</w:t>
      </w:r>
      <w:r w:rsidRPr="00754319">
        <w:rPr>
          <w:rFonts w:ascii="Times New Roman" w:hAnsi="Times New Roman" w:cs="Times New Roman"/>
          <w:color w:val="000000" w:themeColor="text1"/>
          <w:sz w:val="24"/>
          <w:szCs w:val="24"/>
        </w:rPr>
        <w:t xml:space="preserve"> within the null range and 100 </w:t>
      </w:r>
      <w:r w:rsidR="00572399">
        <w:rPr>
          <w:rFonts w:ascii="Times New Roman" w:hAnsi="Times New Roman" w:cs="Times New Roman"/>
          <w:color w:val="000000" w:themeColor="text1"/>
          <w:sz w:val="24"/>
          <w:szCs w:val="24"/>
        </w:rPr>
        <w:t>as</w:t>
      </w:r>
      <w:r w:rsidRPr="00754319">
        <w:rPr>
          <w:rFonts w:ascii="Times New Roman" w:hAnsi="Times New Roman" w:cs="Times New Roman"/>
          <w:color w:val="000000" w:themeColor="text1"/>
          <w:sz w:val="24"/>
          <w:szCs w:val="24"/>
        </w:rPr>
        <w:t xml:space="preserve"> too rare to classify (</w:t>
      </w:r>
      <w:r w:rsidRPr="00572399">
        <w:rPr>
          <w:rFonts w:ascii="Times New Roman" w:hAnsi="Times New Roman" w:cs="Times New Roman"/>
          <w:b/>
          <w:bCs/>
          <w:color w:val="000000" w:themeColor="text1"/>
          <w:sz w:val="24"/>
          <w:szCs w:val="24"/>
        </w:rPr>
        <w:t>Supplementary Table S4</w:t>
      </w:r>
      <w:r w:rsidRPr="00754319">
        <w:rPr>
          <w:rFonts w:ascii="Times New Roman" w:hAnsi="Times New Roman" w:cs="Times New Roman"/>
          <w:color w:val="000000" w:themeColor="text1"/>
          <w:sz w:val="24"/>
          <w:szCs w:val="24"/>
        </w:rPr>
        <w:t xml:space="preserve">). Fourteen of these 25 specialists, including </w:t>
      </w:r>
      <w:r w:rsidRPr="00754319">
        <w:rPr>
          <w:rFonts w:ascii="Times New Roman" w:hAnsi="Times New Roman" w:cs="Times New Roman"/>
          <w:i/>
          <w:iCs/>
          <w:color w:val="000000" w:themeColor="text1"/>
          <w:sz w:val="24"/>
          <w:szCs w:val="24"/>
        </w:rPr>
        <w:lastRenderedPageBreak/>
        <w:t>Pseudomonas</w:t>
      </w:r>
      <w:r w:rsidRPr="00754319">
        <w:rPr>
          <w:rFonts w:ascii="Times New Roman" w:hAnsi="Times New Roman" w:cs="Times New Roman"/>
          <w:color w:val="000000" w:themeColor="text1"/>
          <w:sz w:val="24"/>
          <w:szCs w:val="24"/>
        </w:rPr>
        <w:t xml:space="preserve">, </w:t>
      </w:r>
      <w:r w:rsidRPr="00754319">
        <w:rPr>
          <w:rFonts w:ascii="Times New Roman" w:hAnsi="Times New Roman" w:cs="Times New Roman"/>
          <w:i/>
          <w:iCs/>
          <w:color w:val="000000" w:themeColor="text1"/>
          <w:sz w:val="24"/>
          <w:szCs w:val="24"/>
        </w:rPr>
        <w:t>Paenibacillus</w:t>
      </w:r>
      <w:r w:rsidRPr="00754319">
        <w:rPr>
          <w:rFonts w:ascii="Times New Roman" w:hAnsi="Times New Roman" w:cs="Times New Roman"/>
          <w:color w:val="000000" w:themeColor="text1"/>
          <w:sz w:val="24"/>
          <w:szCs w:val="24"/>
        </w:rPr>
        <w:t xml:space="preserve">, </w:t>
      </w:r>
      <w:r w:rsidRPr="00754319">
        <w:rPr>
          <w:rFonts w:ascii="Times New Roman" w:hAnsi="Times New Roman" w:cs="Times New Roman"/>
          <w:i/>
          <w:iCs/>
          <w:color w:val="000000" w:themeColor="text1"/>
          <w:sz w:val="24"/>
          <w:szCs w:val="24"/>
        </w:rPr>
        <w:t>Acinetobacter</w:t>
      </w:r>
      <w:r w:rsidRPr="00754319">
        <w:rPr>
          <w:rFonts w:ascii="Times New Roman" w:hAnsi="Times New Roman" w:cs="Times New Roman"/>
          <w:color w:val="000000" w:themeColor="text1"/>
          <w:sz w:val="24"/>
          <w:szCs w:val="24"/>
        </w:rPr>
        <w:t xml:space="preserve">, and </w:t>
      </w:r>
      <w:r w:rsidRPr="00754319">
        <w:rPr>
          <w:rFonts w:ascii="Times New Roman" w:hAnsi="Times New Roman" w:cs="Times New Roman"/>
          <w:i/>
          <w:iCs/>
          <w:color w:val="000000" w:themeColor="text1"/>
          <w:sz w:val="24"/>
          <w:szCs w:val="24"/>
        </w:rPr>
        <w:t>Enterobacter</w:t>
      </w:r>
      <w:r w:rsidRPr="00754319">
        <w:rPr>
          <w:rFonts w:ascii="Times New Roman" w:hAnsi="Times New Roman" w:cs="Times New Roman"/>
          <w:color w:val="000000" w:themeColor="text1"/>
          <w:sz w:val="24"/>
          <w:szCs w:val="24"/>
        </w:rPr>
        <w:t>, were presence-based generalists found on 7 to 15 host species</w:t>
      </w:r>
      <w:r w:rsidR="00572399">
        <w:rPr>
          <w:rFonts w:ascii="Times New Roman" w:hAnsi="Times New Roman" w:cs="Times New Roman"/>
          <w:color w:val="000000" w:themeColor="text1"/>
          <w:sz w:val="24"/>
          <w:szCs w:val="24"/>
        </w:rPr>
        <w:t>.</w:t>
      </w:r>
    </w:p>
    <w:p w:rsidR="001E3F28" w:rsidRPr="00754319" w:rsidRDefault="00000000" w:rsidP="00AB0F6E">
      <w:pPr>
        <w:spacing w:before="80" w:after="120" w:line="276" w:lineRule="auto"/>
        <w:jc w:val="both"/>
        <w:rPr>
          <w:rFonts w:ascii="Times New Roman" w:hAnsi="Times New Roman" w:cs="Times New Roman"/>
          <w:color w:val="000000" w:themeColor="text1"/>
          <w:sz w:val="24"/>
          <w:szCs w:val="24"/>
        </w:rPr>
      </w:pPr>
      <w:r w:rsidRPr="00754319">
        <w:rPr>
          <w:rFonts w:ascii="Times New Roman" w:hAnsi="Times New Roman" w:cs="Times New Roman"/>
          <w:color w:val="000000" w:themeColor="text1"/>
          <w:sz w:val="24"/>
          <w:szCs w:val="24"/>
        </w:rPr>
        <w:t>Host generalists were</w:t>
      </w:r>
      <w:r w:rsidR="00146995">
        <w:rPr>
          <w:rFonts w:ascii="Times New Roman" w:hAnsi="Times New Roman" w:cs="Times New Roman"/>
          <w:color w:val="000000" w:themeColor="text1"/>
          <w:sz w:val="24"/>
          <w:szCs w:val="24"/>
        </w:rPr>
        <w:t xml:space="preserve"> most </w:t>
      </w:r>
      <w:r w:rsidRPr="00754319">
        <w:rPr>
          <w:rFonts w:ascii="Times New Roman" w:hAnsi="Times New Roman" w:cs="Times New Roman"/>
          <w:color w:val="000000" w:themeColor="text1"/>
          <w:sz w:val="24"/>
          <w:szCs w:val="24"/>
        </w:rPr>
        <w:t xml:space="preserve"> confined to three phyla</w:t>
      </w:r>
      <w:r w:rsidR="00776B3B">
        <w:rPr>
          <w:rFonts w:ascii="Times New Roman" w:hAnsi="Times New Roman" w:cs="Times New Roman"/>
          <w:color w:val="000000" w:themeColor="text1"/>
          <w:sz w:val="24"/>
          <w:szCs w:val="24"/>
        </w:rPr>
        <w:t xml:space="preserve">: </w:t>
      </w:r>
      <w:r w:rsidRPr="00754319">
        <w:rPr>
          <w:rFonts w:ascii="Times New Roman" w:hAnsi="Times New Roman" w:cs="Times New Roman"/>
          <w:color w:val="000000" w:themeColor="text1"/>
          <w:sz w:val="24"/>
          <w:szCs w:val="24"/>
        </w:rPr>
        <w:t xml:space="preserve">Proteobacteria (176 ASVs), Firmicutes (52), and Actinobacteriota (13). They were enriched relative to specialists in Proteobacteria (odds ratio 2.4, q = 1.6 × 10⁻⁷) and Firmicutes (odds ratio 1.8, q = 0.005). By contrast, Bacteroidota (98 specialist ASVs), Acidobacteriota (65), Verrucomicrobiota (28), Planctomycetota (26), and Chloroflexi (25) were represented only among specialists (Fisher's exact tests, all q &lt; 0.04; </w:t>
      </w:r>
      <w:r w:rsidRPr="000E6EED">
        <w:rPr>
          <w:rFonts w:ascii="Times New Roman" w:hAnsi="Times New Roman" w:cs="Times New Roman"/>
          <w:b/>
          <w:bCs/>
          <w:color w:val="000000" w:themeColor="text1"/>
          <w:sz w:val="24"/>
          <w:szCs w:val="24"/>
        </w:rPr>
        <w:t>Figure 5A, B; Supplementary Figure S3B; Supplementary Table S5</w:t>
      </w:r>
      <w:r w:rsidRPr="00864AA6">
        <w:rPr>
          <w:rFonts w:ascii="Times New Roman" w:hAnsi="Times New Roman" w:cs="Times New Roman"/>
          <w:color w:val="000000" w:themeColor="text1"/>
          <w:sz w:val="24"/>
          <w:szCs w:val="24"/>
        </w:rPr>
        <w:t>).</w:t>
      </w:r>
      <w:r w:rsidRPr="00754319">
        <w:rPr>
          <w:rFonts w:ascii="Times New Roman" w:hAnsi="Times New Roman" w:cs="Times New Roman"/>
          <w:color w:val="000000" w:themeColor="text1"/>
          <w:sz w:val="24"/>
          <w:szCs w:val="24"/>
        </w:rPr>
        <w:t xml:space="preserve"> On the phylogeny of both classes, generalists were interleaved with specialists of the same lineages rather than forming separate clades. Each generalist was detected on two to four of the six host plant families. No generalist</w:t>
      </w:r>
      <w:r w:rsidR="00020235">
        <w:rPr>
          <w:rFonts w:ascii="Times New Roman" w:hAnsi="Times New Roman" w:cs="Times New Roman"/>
          <w:color w:val="000000" w:themeColor="text1"/>
          <w:sz w:val="24"/>
          <w:szCs w:val="24"/>
        </w:rPr>
        <w:t xml:space="preserve">, except </w:t>
      </w:r>
      <w:r w:rsidR="00020235" w:rsidRPr="00754319">
        <w:rPr>
          <w:rFonts w:ascii="Times New Roman" w:hAnsi="Times New Roman" w:cs="Times New Roman"/>
          <w:color w:val="000000" w:themeColor="text1"/>
          <w:sz w:val="24"/>
          <w:szCs w:val="24"/>
        </w:rPr>
        <w:t xml:space="preserve">111 specialists </w:t>
      </w:r>
      <w:r w:rsidRPr="00754319">
        <w:rPr>
          <w:rFonts w:ascii="Times New Roman" w:hAnsi="Times New Roman" w:cs="Times New Roman"/>
          <w:color w:val="000000" w:themeColor="text1"/>
          <w:sz w:val="24"/>
          <w:szCs w:val="24"/>
        </w:rPr>
        <w:t xml:space="preserve">was predicted to be anaerobic. The genera found on the most host species (13 to 15) were </w:t>
      </w:r>
      <w:r w:rsidRPr="00754319">
        <w:rPr>
          <w:rFonts w:ascii="Times New Roman" w:hAnsi="Times New Roman" w:cs="Times New Roman"/>
          <w:i/>
          <w:iCs/>
          <w:color w:val="000000" w:themeColor="text1"/>
          <w:sz w:val="24"/>
          <w:szCs w:val="24"/>
        </w:rPr>
        <w:t>Pantoea</w:t>
      </w:r>
      <w:r w:rsidRPr="00754319">
        <w:rPr>
          <w:rFonts w:ascii="Times New Roman" w:hAnsi="Times New Roman" w:cs="Times New Roman"/>
          <w:color w:val="000000" w:themeColor="text1"/>
          <w:sz w:val="24"/>
          <w:szCs w:val="24"/>
        </w:rPr>
        <w:t xml:space="preserve">, </w:t>
      </w:r>
      <w:r w:rsidRPr="00754319">
        <w:rPr>
          <w:rFonts w:ascii="Times New Roman" w:hAnsi="Times New Roman" w:cs="Times New Roman"/>
          <w:i/>
          <w:iCs/>
          <w:color w:val="000000" w:themeColor="text1"/>
          <w:sz w:val="24"/>
          <w:szCs w:val="24"/>
        </w:rPr>
        <w:t>Sphingomonas</w:t>
      </w:r>
      <w:r w:rsidRPr="00754319">
        <w:rPr>
          <w:rFonts w:ascii="Times New Roman" w:hAnsi="Times New Roman" w:cs="Times New Roman"/>
          <w:color w:val="000000" w:themeColor="text1"/>
          <w:sz w:val="24"/>
          <w:szCs w:val="24"/>
        </w:rPr>
        <w:t xml:space="preserve">, </w:t>
      </w:r>
      <w:r w:rsidRPr="00754319">
        <w:rPr>
          <w:rFonts w:ascii="Times New Roman" w:hAnsi="Times New Roman" w:cs="Times New Roman"/>
          <w:i/>
          <w:iCs/>
          <w:color w:val="000000" w:themeColor="text1"/>
          <w:sz w:val="24"/>
          <w:szCs w:val="24"/>
        </w:rPr>
        <w:t>Paenibacillus</w:t>
      </w:r>
      <w:r w:rsidRPr="00754319">
        <w:rPr>
          <w:rFonts w:ascii="Times New Roman" w:hAnsi="Times New Roman" w:cs="Times New Roman"/>
          <w:color w:val="000000" w:themeColor="text1"/>
          <w:sz w:val="24"/>
          <w:szCs w:val="24"/>
        </w:rPr>
        <w:t xml:space="preserve">, </w:t>
      </w:r>
      <w:r w:rsidRPr="00754319">
        <w:rPr>
          <w:rFonts w:ascii="Times New Roman" w:hAnsi="Times New Roman" w:cs="Times New Roman"/>
          <w:i/>
          <w:iCs/>
          <w:color w:val="000000" w:themeColor="text1"/>
          <w:sz w:val="24"/>
          <w:szCs w:val="24"/>
        </w:rPr>
        <w:t>Pseudomonas</w:t>
      </w:r>
      <w:r w:rsidRPr="00754319">
        <w:rPr>
          <w:rFonts w:ascii="Times New Roman" w:hAnsi="Times New Roman" w:cs="Times New Roman"/>
          <w:color w:val="000000" w:themeColor="text1"/>
          <w:sz w:val="24"/>
          <w:szCs w:val="24"/>
        </w:rPr>
        <w:t xml:space="preserve">, </w:t>
      </w:r>
      <w:r w:rsidRPr="00754319">
        <w:rPr>
          <w:rFonts w:ascii="Times New Roman" w:hAnsi="Times New Roman" w:cs="Times New Roman"/>
          <w:i/>
          <w:iCs/>
          <w:color w:val="000000" w:themeColor="text1"/>
          <w:sz w:val="24"/>
          <w:szCs w:val="24"/>
        </w:rPr>
        <w:t>Massilia</w:t>
      </w:r>
      <w:r w:rsidRPr="00754319">
        <w:rPr>
          <w:rFonts w:ascii="Times New Roman" w:hAnsi="Times New Roman" w:cs="Times New Roman"/>
          <w:color w:val="000000" w:themeColor="text1"/>
          <w:sz w:val="24"/>
          <w:szCs w:val="24"/>
        </w:rPr>
        <w:t xml:space="preserve">, </w:t>
      </w:r>
      <w:r w:rsidRPr="00754319">
        <w:rPr>
          <w:rFonts w:ascii="Times New Roman" w:hAnsi="Times New Roman" w:cs="Times New Roman"/>
          <w:i/>
          <w:iCs/>
          <w:color w:val="000000" w:themeColor="text1"/>
          <w:sz w:val="24"/>
          <w:szCs w:val="24"/>
        </w:rPr>
        <w:t>Stenotrophomonas</w:t>
      </w:r>
      <w:r w:rsidRPr="00754319">
        <w:rPr>
          <w:rFonts w:ascii="Times New Roman" w:hAnsi="Times New Roman" w:cs="Times New Roman"/>
          <w:color w:val="000000" w:themeColor="text1"/>
          <w:sz w:val="24"/>
          <w:szCs w:val="24"/>
        </w:rPr>
        <w:t xml:space="preserve">, </w:t>
      </w:r>
      <w:r w:rsidRPr="00754319">
        <w:rPr>
          <w:rFonts w:ascii="Times New Roman" w:hAnsi="Times New Roman" w:cs="Times New Roman"/>
          <w:i/>
          <w:iCs/>
          <w:color w:val="000000" w:themeColor="text1"/>
          <w:sz w:val="24"/>
          <w:szCs w:val="24"/>
        </w:rPr>
        <w:t>Erwinia</w:t>
      </w:r>
      <w:r w:rsidRPr="00754319">
        <w:rPr>
          <w:rFonts w:ascii="Times New Roman" w:hAnsi="Times New Roman" w:cs="Times New Roman"/>
          <w:color w:val="000000" w:themeColor="text1"/>
          <w:sz w:val="24"/>
          <w:szCs w:val="24"/>
        </w:rPr>
        <w:t xml:space="preserve">, and </w:t>
      </w:r>
      <w:r w:rsidRPr="00754319">
        <w:rPr>
          <w:rFonts w:ascii="Times New Roman" w:hAnsi="Times New Roman" w:cs="Times New Roman"/>
          <w:i/>
          <w:iCs/>
          <w:color w:val="000000" w:themeColor="text1"/>
          <w:sz w:val="24"/>
          <w:szCs w:val="24"/>
        </w:rPr>
        <w:t>Bacillus</w:t>
      </w:r>
      <w:r w:rsidRPr="00754319">
        <w:rPr>
          <w:rFonts w:ascii="Times New Roman" w:hAnsi="Times New Roman" w:cs="Times New Roman"/>
          <w:color w:val="000000" w:themeColor="text1"/>
          <w:sz w:val="24"/>
          <w:szCs w:val="24"/>
        </w:rPr>
        <w:t xml:space="preserve"> (</w:t>
      </w:r>
      <w:r w:rsidRPr="00565810">
        <w:rPr>
          <w:rFonts w:ascii="Times New Roman" w:hAnsi="Times New Roman" w:cs="Times New Roman"/>
          <w:b/>
          <w:bCs/>
          <w:color w:val="000000" w:themeColor="text1"/>
          <w:sz w:val="24"/>
          <w:szCs w:val="24"/>
        </w:rPr>
        <w:t>Figure 5C).</w:t>
      </w:r>
      <w:r w:rsidRPr="00754319">
        <w:rPr>
          <w:rFonts w:ascii="Times New Roman" w:hAnsi="Times New Roman" w:cs="Times New Roman"/>
          <w:color w:val="000000" w:themeColor="text1"/>
          <w:sz w:val="24"/>
          <w:szCs w:val="24"/>
        </w:rPr>
        <w:t xml:space="preserve"> Within Proteobacteria and Actinobacteriota, ASVs detected on more host species were also </w:t>
      </w:r>
      <w:r w:rsidR="00CD4C06">
        <w:rPr>
          <w:rFonts w:ascii="Times New Roman" w:hAnsi="Times New Roman" w:cs="Times New Roman"/>
          <w:color w:val="000000" w:themeColor="text1"/>
          <w:sz w:val="24"/>
          <w:szCs w:val="24"/>
        </w:rPr>
        <w:t xml:space="preserve">the </w:t>
      </w:r>
      <w:r w:rsidRPr="00754319">
        <w:rPr>
          <w:rFonts w:ascii="Times New Roman" w:hAnsi="Times New Roman" w:cs="Times New Roman"/>
          <w:color w:val="000000" w:themeColor="text1"/>
          <w:sz w:val="24"/>
          <w:szCs w:val="24"/>
        </w:rPr>
        <w:t>mo</w:t>
      </w:r>
      <w:r w:rsidR="00CD4C06">
        <w:rPr>
          <w:rFonts w:ascii="Times New Roman" w:hAnsi="Times New Roman" w:cs="Times New Roman"/>
          <w:color w:val="000000" w:themeColor="text1"/>
          <w:sz w:val="24"/>
          <w:szCs w:val="24"/>
        </w:rPr>
        <w:t>st</w:t>
      </w:r>
      <w:r w:rsidRPr="00754319">
        <w:rPr>
          <w:rFonts w:ascii="Times New Roman" w:hAnsi="Times New Roman" w:cs="Times New Roman"/>
          <w:color w:val="000000" w:themeColor="text1"/>
          <w:sz w:val="24"/>
          <w:szCs w:val="24"/>
        </w:rPr>
        <w:t xml:space="preserve"> abundant where </w:t>
      </w:r>
      <w:r w:rsidR="00565810">
        <w:rPr>
          <w:rFonts w:ascii="Times New Roman" w:hAnsi="Times New Roman" w:cs="Times New Roman"/>
          <w:color w:val="000000" w:themeColor="text1"/>
          <w:sz w:val="24"/>
          <w:szCs w:val="24"/>
        </w:rPr>
        <w:t xml:space="preserve">they were </w:t>
      </w:r>
      <w:r w:rsidR="006748E6">
        <w:rPr>
          <w:rFonts w:ascii="Times New Roman" w:hAnsi="Times New Roman" w:cs="Times New Roman"/>
          <w:color w:val="000000" w:themeColor="text1"/>
          <w:sz w:val="24"/>
          <w:szCs w:val="24"/>
        </w:rPr>
        <w:t>observed</w:t>
      </w:r>
      <w:r w:rsidR="00565810" w:rsidRPr="00754319">
        <w:rPr>
          <w:rFonts w:ascii="Times New Roman" w:hAnsi="Times New Roman" w:cs="Times New Roman"/>
          <w:color w:val="000000" w:themeColor="text1"/>
          <w:sz w:val="24"/>
          <w:szCs w:val="24"/>
        </w:rPr>
        <w:t xml:space="preserve"> </w:t>
      </w:r>
      <w:r w:rsidRPr="00754319">
        <w:rPr>
          <w:rFonts w:ascii="Times New Roman" w:hAnsi="Times New Roman" w:cs="Times New Roman"/>
          <w:color w:val="000000" w:themeColor="text1"/>
          <w:sz w:val="24"/>
          <w:szCs w:val="24"/>
        </w:rPr>
        <w:t xml:space="preserve">(regression of log10 relative </w:t>
      </w:r>
      <w:r w:rsidR="00CC59F5">
        <w:rPr>
          <w:rFonts w:ascii="Times New Roman" w:hAnsi="Times New Roman" w:cs="Times New Roman"/>
          <w:color w:val="000000" w:themeColor="text1"/>
          <w:sz w:val="24"/>
          <w:szCs w:val="24"/>
        </w:rPr>
        <w:t xml:space="preserve">taxa </w:t>
      </w:r>
      <w:r w:rsidRPr="00754319">
        <w:rPr>
          <w:rFonts w:ascii="Times New Roman" w:hAnsi="Times New Roman" w:cs="Times New Roman"/>
          <w:color w:val="000000" w:themeColor="text1"/>
          <w:sz w:val="24"/>
          <w:szCs w:val="24"/>
        </w:rPr>
        <w:t xml:space="preserve">abundance on </w:t>
      </w:r>
      <w:r w:rsidR="00CC59F5">
        <w:rPr>
          <w:rFonts w:ascii="Times New Roman" w:hAnsi="Times New Roman" w:cs="Times New Roman"/>
          <w:color w:val="000000" w:themeColor="text1"/>
          <w:sz w:val="24"/>
          <w:szCs w:val="24"/>
        </w:rPr>
        <w:t xml:space="preserve">the </w:t>
      </w:r>
      <w:r w:rsidRPr="00754319">
        <w:rPr>
          <w:rFonts w:ascii="Times New Roman" w:hAnsi="Times New Roman" w:cs="Times New Roman"/>
          <w:color w:val="000000" w:themeColor="text1"/>
          <w:sz w:val="24"/>
          <w:szCs w:val="24"/>
        </w:rPr>
        <w:t>number</w:t>
      </w:r>
      <w:r w:rsidR="00CC59F5">
        <w:rPr>
          <w:rFonts w:ascii="Times New Roman" w:hAnsi="Times New Roman" w:cs="Times New Roman"/>
          <w:color w:val="000000" w:themeColor="text1"/>
          <w:sz w:val="24"/>
          <w:szCs w:val="24"/>
        </w:rPr>
        <w:t xml:space="preserve"> of host species</w:t>
      </w:r>
      <w:r w:rsidRPr="00754319">
        <w:rPr>
          <w:rFonts w:ascii="Times New Roman" w:hAnsi="Times New Roman" w:cs="Times New Roman"/>
          <w:color w:val="000000" w:themeColor="text1"/>
          <w:sz w:val="24"/>
          <w:szCs w:val="24"/>
        </w:rPr>
        <w:t xml:space="preserve">, R² = 0.034 and 0.050, q = 5.1 × 10⁻¹³ and 2.5 × 10⁻⁵; one-sided Spearman ρ = 0.14 and 0.25; </w:t>
      </w:r>
      <w:r w:rsidRPr="00DD3BAD">
        <w:rPr>
          <w:rFonts w:ascii="Times New Roman" w:hAnsi="Times New Roman" w:cs="Times New Roman"/>
          <w:b/>
          <w:bCs/>
          <w:color w:val="000000" w:themeColor="text1"/>
          <w:sz w:val="24"/>
          <w:szCs w:val="24"/>
        </w:rPr>
        <w:t>Supplementary Figure S3C; Supplementary Table S5b</w:t>
      </w:r>
      <w:r w:rsidRPr="00864AA6">
        <w:rPr>
          <w:rFonts w:ascii="Times New Roman" w:hAnsi="Times New Roman" w:cs="Times New Roman"/>
          <w:color w:val="000000" w:themeColor="text1"/>
          <w:sz w:val="24"/>
          <w:szCs w:val="24"/>
        </w:rPr>
        <w:t>).</w:t>
      </w:r>
      <w:r w:rsidR="00CC59F5">
        <w:rPr>
          <w:rFonts w:ascii="Times New Roman" w:hAnsi="Times New Roman" w:cs="Times New Roman"/>
          <w:color w:val="000000" w:themeColor="text1"/>
          <w:sz w:val="24"/>
          <w:szCs w:val="24"/>
        </w:rPr>
        <w:t xml:space="preserve"> In Firmicutes and Acidobacteriota, t</w:t>
      </w:r>
      <w:r w:rsidRPr="00754319">
        <w:rPr>
          <w:rFonts w:ascii="Times New Roman" w:hAnsi="Times New Roman" w:cs="Times New Roman"/>
          <w:color w:val="000000" w:themeColor="text1"/>
          <w:sz w:val="24"/>
          <w:szCs w:val="24"/>
        </w:rPr>
        <w:t xml:space="preserve">he relationship was </w:t>
      </w:r>
      <w:r w:rsidR="00CC59F5">
        <w:rPr>
          <w:rFonts w:ascii="Times New Roman" w:hAnsi="Times New Roman" w:cs="Times New Roman"/>
          <w:color w:val="000000" w:themeColor="text1"/>
          <w:sz w:val="24"/>
          <w:szCs w:val="24"/>
        </w:rPr>
        <w:t xml:space="preserve">weaker and significant only </w:t>
      </w:r>
      <w:r w:rsidR="00CD4C06">
        <w:rPr>
          <w:rFonts w:ascii="Times New Roman" w:hAnsi="Times New Roman" w:cs="Times New Roman"/>
          <w:color w:val="000000" w:themeColor="text1"/>
          <w:sz w:val="24"/>
          <w:szCs w:val="24"/>
        </w:rPr>
        <w:t xml:space="preserve">by </w:t>
      </w:r>
      <w:r w:rsidRPr="00864AA6">
        <w:rPr>
          <w:rFonts w:ascii="Times New Roman" w:hAnsi="Times New Roman" w:cs="Times New Roman"/>
          <w:color w:val="000000" w:themeColor="text1"/>
          <w:sz w:val="24"/>
          <w:szCs w:val="24"/>
        </w:rPr>
        <w:t>Spearman correlation (ρ = 0.10 and 0.25, both q = 0.026; regression q = 0.15 and 0.081),</w:t>
      </w:r>
      <w:r w:rsidR="00CC59F5">
        <w:rPr>
          <w:rFonts w:ascii="Times New Roman" w:hAnsi="Times New Roman" w:cs="Times New Roman"/>
          <w:color w:val="000000" w:themeColor="text1"/>
          <w:sz w:val="24"/>
          <w:szCs w:val="24"/>
        </w:rPr>
        <w:t xml:space="preserve"> whereas </w:t>
      </w:r>
      <w:r w:rsidR="00CD4C06">
        <w:rPr>
          <w:rFonts w:ascii="Times New Roman" w:hAnsi="Times New Roman" w:cs="Times New Roman"/>
          <w:color w:val="000000" w:themeColor="text1"/>
          <w:sz w:val="24"/>
          <w:szCs w:val="24"/>
        </w:rPr>
        <w:t>for</w:t>
      </w:r>
      <w:r w:rsidR="00CC59F5">
        <w:rPr>
          <w:rFonts w:ascii="Times New Roman" w:hAnsi="Times New Roman" w:cs="Times New Roman"/>
          <w:color w:val="000000" w:themeColor="text1"/>
          <w:sz w:val="24"/>
          <w:szCs w:val="24"/>
        </w:rPr>
        <w:t xml:space="preserve"> Bacteriota </w:t>
      </w:r>
      <w:r w:rsidRPr="00864AA6">
        <w:rPr>
          <w:rFonts w:ascii="Times New Roman" w:hAnsi="Times New Roman" w:cs="Times New Roman"/>
          <w:color w:val="000000" w:themeColor="text1"/>
          <w:sz w:val="24"/>
          <w:szCs w:val="24"/>
        </w:rPr>
        <w:t xml:space="preserve"> </w:t>
      </w:r>
      <w:r w:rsidR="00CD4C06">
        <w:rPr>
          <w:rFonts w:ascii="Times New Roman" w:hAnsi="Times New Roman" w:cs="Times New Roman"/>
          <w:color w:val="000000" w:themeColor="text1"/>
          <w:sz w:val="24"/>
          <w:szCs w:val="24"/>
        </w:rPr>
        <w:t xml:space="preserve">no relationship was observed </w:t>
      </w:r>
      <w:r w:rsidRPr="00754319">
        <w:rPr>
          <w:rFonts w:ascii="Times New Roman" w:hAnsi="Times New Roman" w:cs="Times New Roman"/>
          <w:color w:val="000000" w:themeColor="text1"/>
          <w:sz w:val="24"/>
          <w:szCs w:val="24"/>
        </w:rPr>
        <w:t>(q ≥ 0.12).</w:t>
      </w:r>
      <w:r w:rsidR="00CD4C06">
        <w:rPr>
          <w:rFonts w:ascii="Times New Roman" w:hAnsi="Times New Roman" w:cs="Times New Roman"/>
          <w:color w:val="000000" w:themeColor="text1"/>
          <w:sz w:val="24"/>
          <w:szCs w:val="24"/>
        </w:rPr>
        <w:t xml:space="preserve"> Across the five phyla, host breadth explained at most 6% of the variation in abundance.</w:t>
      </w:r>
    </w:p>
    <w:p w:rsidR="001E3F28" w:rsidRPr="00754319" w:rsidRDefault="00000000" w:rsidP="00AB0F6E">
      <w:pPr>
        <w:pStyle w:val="Heading2"/>
        <w:spacing w:line="276" w:lineRule="auto"/>
        <w:rPr>
          <w:rFonts w:ascii="Times New Roman" w:hAnsi="Times New Roman" w:cs="Times New Roman"/>
          <w:color w:val="000000" w:themeColor="text1"/>
          <w:sz w:val="24"/>
          <w:szCs w:val="24"/>
        </w:rPr>
      </w:pPr>
      <w:r w:rsidRPr="00754319">
        <w:rPr>
          <w:rFonts w:ascii="Times New Roman" w:hAnsi="Times New Roman" w:cs="Times New Roman"/>
          <w:color w:val="000000" w:themeColor="text1"/>
          <w:sz w:val="24"/>
          <w:szCs w:val="24"/>
        </w:rPr>
        <w:t>Predicted traits separated host generalists from specialists, but not seeds from seedlings</w:t>
      </w:r>
    </w:p>
    <w:p w:rsidR="001E3F28" w:rsidRPr="00754319" w:rsidRDefault="00000000" w:rsidP="00AB0F6E">
      <w:pPr>
        <w:spacing w:before="80" w:after="120" w:line="276" w:lineRule="auto"/>
        <w:jc w:val="both"/>
        <w:rPr>
          <w:rFonts w:ascii="Times New Roman" w:hAnsi="Times New Roman" w:cs="Times New Roman"/>
          <w:color w:val="000000" w:themeColor="text1"/>
          <w:sz w:val="24"/>
          <w:szCs w:val="24"/>
        </w:rPr>
      </w:pPr>
      <w:r w:rsidRPr="00864AA6">
        <w:rPr>
          <w:rFonts w:ascii="Times New Roman" w:hAnsi="Times New Roman" w:cs="Times New Roman"/>
          <w:color w:val="000000" w:themeColor="text1"/>
          <w:sz w:val="24"/>
          <w:szCs w:val="24"/>
        </w:rPr>
        <w:t xml:space="preserve">Host generalists were predicted to be aerobic and metabolically versatile, whereas anaerobic and fermentation traits were associated with host specialists. </w:t>
      </w:r>
      <w:r w:rsidRPr="00754319">
        <w:rPr>
          <w:rFonts w:ascii="Times New Roman" w:hAnsi="Times New Roman" w:cs="Times New Roman"/>
          <w:color w:val="000000" w:themeColor="text1"/>
          <w:sz w:val="24"/>
          <w:szCs w:val="24"/>
        </w:rPr>
        <w:t>Of the 333 binary predicted traits tested, 130 were associated with host breadth (q &lt; 0.05)</w:t>
      </w:r>
      <w:r w:rsidR="00771D86">
        <w:rPr>
          <w:rFonts w:ascii="Times New Roman" w:hAnsi="Times New Roman" w:cs="Times New Roman"/>
          <w:color w:val="000000" w:themeColor="text1"/>
          <w:sz w:val="24"/>
          <w:szCs w:val="24"/>
        </w:rPr>
        <w:t xml:space="preserve">, </w:t>
      </w:r>
      <w:r w:rsidRPr="00754319">
        <w:rPr>
          <w:rFonts w:ascii="Times New Roman" w:hAnsi="Times New Roman" w:cs="Times New Roman"/>
          <w:color w:val="000000" w:themeColor="text1"/>
          <w:sz w:val="24"/>
          <w:szCs w:val="24"/>
        </w:rPr>
        <w:t xml:space="preserve">82 </w:t>
      </w:r>
      <w:r w:rsidR="00771D86">
        <w:rPr>
          <w:rFonts w:ascii="Times New Roman" w:hAnsi="Times New Roman" w:cs="Times New Roman"/>
          <w:color w:val="000000" w:themeColor="text1"/>
          <w:sz w:val="24"/>
          <w:szCs w:val="24"/>
        </w:rPr>
        <w:t xml:space="preserve">were </w:t>
      </w:r>
      <w:r w:rsidR="006C3D8C">
        <w:rPr>
          <w:rFonts w:ascii="Times New Roman" w:hAnsi="Times New Roman" w:cs="Times New Roman"/>
          <w:color w:val="000000" w:themeColor="text1"/>
          <w:sz w:val="24"/>
          <w:szCs w:val="24"/>
        </w:rPr>
        <w:t xml:space="preserve">more </w:t>
      </w:r>
      <w:r w:rsidR="00771D86">
        <w:rPr>
          <w:rFonts w:ascii="Times New Roman" w:hAnsi="Times New Roman" w:cs="Times New Roman"/>
          <w:color w:val="000000" w:themeColor="text1"/>
          <w:sz w:val="24"/>
          <w:szCs w:val="24"/>
        </w:rPr>
        <w:t xml:space="preserve">frequent </w:t>
      </w:r>
      <w:r w:rsidRPr="00754319">
        <w:rPr>
          <w:rFonts w:ascii="Times New Roman" w:hAnsi="Times New Roman" w:cs="Times New Roman"/>
          <w:color w:val="000000" w:themeColor="text1"/>
          <w:sz w:val="24"/>
          <w:szCs w:val="24"/>
        </w:rPr>
        <w:t xml:space="preserve">and 48 </w:t>
      </w:r>
      <w:r w:rsidR="006C3D8C">
        <w:rPr>
          <w:rFonts w:ascii="Times New Roman" w:hAnsi="Times New Roman" w:cs="Times New Roman"/>
          <w:color w:val="000000" w:themeColor="text1"/>
          <w:sz w:val="24"/>
          <w:szCs w:val="24"/>
        </w:rPr>
        <w:t xml:space="preserve">less frequent as the number of species increased </w:t>
      </w:r>
      <w:r w:rsidRPr="00937C09">
        <w:rPr>
          <w:rFonts w:ascii="Times New Roman" w:hAnsi="Times New Roman" w:cs="Times New Roman"/>
          <w:b/>
          <w:bCs/>
          <w:color w:val="000000" w:themeColor="text1"/>
          <w:sz w:val="24"/>
          <w:szCs w:val="24"/>
        </w:rPr>
        <w:t>(Figure 5D; Supplementary Table S6)</w:t>
      </w:r>
      <w:r w:rsidRPr="00864AA6">
        <w:rPr>
          <w:rFonts w:ascii="Times New Roman" w:hAnsi="Times New Roman" w:cs="Times New Roman"/>
          <w:color w:val="000000" w:themeColor="text1"/>
          <w:sz w:val="24"/>
          <w:szCs w:val="24"/>
        </w:rPr>
        <w:t>.</w:t>
      </w:r>
      <w:r w:rsidR="00146995">
        <w:rPr>
          <w:rFonts w:ascii="Times New Roman" w:hAnsi="Times New Roman" w:cs="Times New Roman"/>
          <w:color w:val="000000" w:themeColor="text1"/>
          <w:sz w:val="24"/>
          <w:szCs w:val="24"/>
        </w:rPr>
        <w:t xml:space="preserve"> </w:t>
      </w:r>
      <w:r w:rsidRPr="00754319">
        <w:rPr>
          <w:rFonts w:ascii="Times New Roman" w:hAnsi="Times New Roman" w:cs="Times New Roman"/>
          <w:color w:val="000000" w:themeColor="text1"/>
          <w:sz w:val="24"/>
          <w:szCs w:val="24"/>
        </w:rPr>
        <w:t xml:space="preserve">The </w:t>
      </w:r>
      <w:r w:rsidR="001D6BDB">
        <w:rPr>
          <w:rFonts w:ascii="Times New Roman" w:hAnsi="Times New Roman" w:cs="Times New Roman"/>
          <w:color w:val="000000" w:themeColor="text1"/>
          <w:sz w:val="24"/>
          <w:szCs w:val="24"/>
        </w:rPr>
        <w:t xml:space="preserve">most significant </w:t>
      </w:r>
      <w:r w:rsidRPr="00754319">
        <w:rPr>
          <w:rFonts w:ascii="Times New Roman" w:hAnsi="Times New Roman" w:cs="Times New Roman"/>
          <w:color w:val="000000" w:themeColor="text1"/>
          <w:sz w:val="24"/>
          <w:szCs w:val="24"/>
        </w:rPr>
        <w:t xml:space="preserve">association was </w:t>
      </w:r>
      <w:r w:rsidR="001D6BDB">
        <w:rPr>
          <w:rFonts w:ascii="Times New Roman" w:hAnsi="Times New Roman" w:cs="Times New Roman"/>
          <w:color w:val="000000" w:themeColor="text1"/>
          <w:sz w:val="24"/>
          <w:szCs w:val="24"/>
        </w:rPr>
        <w:t xml:space="preserve">a decline in </w:t>
      </w:r>
      <w:r w:rsidRPr="00754319">
        <w:rPr>
          <w:rFonts w:ascii="Times New Roman" w:hAnsi="Times New Roman" w:cs="Times New Roman"/>
          <w:color w:val="000000" w:themeColor="text1"/>
          <w:sz w:val="24"/>
          <w:szCs w:val="24"/>
        </w:rPr>
        <w:t xml:space="preserve">predicted anaerobic metabolism (BugBase; odds ratio 0.22 per doubling of host number, q = 6.7 × 10⁻¹³), </w:t>
      </w:r>
      <w:r w:rsidR="001D6BDB">
        <w:rPr>
          <w:rFonts w:ascii="Times New Roman" w:hAnsi="Times New Roman" w:cs="Times New Roman"/>
          <w:color w:val="000000" w:themeColor="text1"/>
          <w:sz w:val="24"/>
          <w:szCs w:val="24"/>
        </w:rPr>
        <w:t xml:space="preserve">together with </w:t>
      </w:r>
      <w:r w:rsidRPr="00754319">
        <w:rPr>
          <w:rFonts w:ascii="Times New Roman" w:hAnsi="Times New Roman" w:cs="Times New Roman"/>
          <w:color w:val="000000" w:themeColor="text1"/>
          <w:sz w:val="24"/>
          <w:szCs w:val="24"/>
        </w:rPr>
        <w:t xml:space="preserve">obligate anaerobiosis (metaTraits; odds ratio 0.11) and </w:t>
      </w:r>
      <w:r w:rsidR="00857E1E">
        <w:rPr>
          <w:rFonts w:ascii="Times New Roman" w:hAnsi="Times New Roman" w:cs="Times New Roman"/>
          <w:color w:val="000000" w:themeColor="text1"/>
          <w:sz w:val="24"/>
          <w:szCs w:val="24"/>
        </w:rPr>
        <w:t>nine</w:t>
      </w:r>
      <w:r w:rsidR="00857E1E" w:rsidRPr="00754319">
        <w:rPr>
          <w:rFonts w:ascii="Times New Roman" w:hAnsi="Times New Roman" w:cs="Times New Roman"/>
          <w:color w:val="000000" w:themeColor="text1"/>
          <w:sz w:val="24"/>
          <w:szCs w:val="24"/>
        </w:rPr>
        <w:t xml:space="preserve"> </w:t>
      </w:r>
      <w:r w:rsidR="00857E1E">
        <w:rPr>
          <w:rFonts w:ascii="Times New Roman" w:hAnsi="Times New Roman" w:cs="Times New Roman"/>
          <w:color w:val="000000" w:themeColor="text1"/>
          <w:sz w:val="24"/>
          <w:szCs w:val="24"/>
        </w:rPr>
        <w:t xml:space="preserve">significant </w:t>
      </w:r>
      <w:r w:rsidRPr="00754319">
        <w:rPr>
          <w:rFonts w:ascii="Times New Roman" w:hAnsi="Times New Roman" w:cs="Times New Roman"/>
          <w:color w:val="000000" w:themeColor="text1"/>
          <w:sz w:val="24"/>
          <w:szCs w:val="24"/>
        </w:rPr>
        <w:t xml:space="preserve">fermentation traits. </w:t>
      </w:r>
      <w:r w:rsidR="00857E1E">
        <w:rPr>
          <w:rFonts w:ascii="Times New Roman" w:hAnsi="Times New Roman" w:cs="Times New Roman"/>
          <w:color w:val="000000" w:themeColor="text1"/>
          <w:sz w:val="24"/>
          <w:szCs w:val="24"/>
        </w:rPr>
        <w:t xml:space="preserve">Conversely, </w:t>
      </w:r>
      <w:r w:rsidRPr="00754319">
        <w:rPr>
          <w:rFonts w:ascii="Times New Roman" w:hAnsi="Times New Roman" w:cs="Times New Roman"/>
          <w:color w:val="000000" w:themeColor="text1"/>
          <w:sz w:val="24"/>
          <w:szCs w:val="24"/>
        </w:rPr>
        <w:t>ASVs found on more host species were more often predicted to grow on malonate (odds ratio 2.03), glycerol (1.95), and acetate (1.75)</w:t>
      </w:r>
      <w:r w:rsidRPr="00864AA6">
        <w:rPr>
          <w:rFonts w:ascii="Times New Roman" w:hAnsi="Times New Roman" w:cs="Times New Roman"/>
          <w:color w:val="000000" w:themeColor="text1"/>
          <w:sz w:val="24"/>
          <w:szCs w:val="24"/>
        </w:rPr>
        <w:t>. They were also more often predicted</w:t>
      </w:r>
      <w:r w:rsidRPr="00754319">
        <w:rPr>
          <w:rFonts w:ascii="Times New Roman" w:hAnsi="Times New Roman" w:cs="Times New Roman"/>
          <w:color w:val="000000" w:themeColor="text1"/>
          <w:sz w:val="24"/>
          <w:szCs w:val="24"/>
        </w:rPr>
        <w:t xml:space="preserve"> to degrade aromatic compounds (1.77 in metaTraits and 1.91 in FAPROTAX) and to use nitrate as an electron acceptor (1.53). Predicted methylotrophs (2.33) and plant pathogens (1.65; FAPROTAX) were also frequent. Of the 29 numeric traits, 11 were correlated with host breadth, </w:t>
      </w:r>
      <w:r w:rsidR="00DA57B6">
        <w:rPr>
          <w:rFonts w:ascii="Times New Roman" w:hAnsi="Times New Roman" w:cs="Times New Roman"/>
          <w:color w:val="000000" w:themeColor="text1"/>
          <w:sz w:val="24"/>
          <w:szCs w:val="24"/>
        </w:rPr>
        <w:t>albeit</w:t>
      </w:r>
      <w:r w:rsidR="00DA57B6" w:rsidRPr="00754319">
        <w:rPr>
          <w:rFonts w:ascii="Times New Roman" w:hAnsi="Times New Roman" w:cs="Times New Roman"/>
          <w:color w:val="000000" w:themeColor="text1"/>
          <w:sz w:val="24"/>
          <w:szCs w:val="24"/>
        </w:rPr>
        <w:t xml:space="preserve"> </w:t>
      </w:r>
      <w:r w:rsidRPr="00754319">
        <w:rPr>
          <w:rFonts w:ascii="Times New Roman" w:hAnsi="Times New Roman" w:cs="Times New Roman"/>
          <w:color w:val="000000" w:themeColor="text1"/>
          <w:sz w:val="24"/>
          <w:szCs w:val="24"/>
        </w:rPr>
        <w:t>weak (|ρ| ≤ 0.11), including the metaTraits generalism score (ρ = 0.08) and habitat count (ρ = 0.10). Of the 7,883 predicted KEGG orthologues that varied among ASVs, 1,036 were enriched in host generalists and 1,451 in host specialists (Figure 5E; Supplementary Figure S</w:t>
      </w:r>
      <w:r w:rsidRPr="00864AA6">
        <w:rPr>
          <w:rFonts w:ascii="Times New Roman" w:hAnsi="Times New Roman" w:cs="Times New Roman"/>
          <w:color w:val="000000" w:themeColor="text1"/>
          <w:sz w:val="24"/>
          <w:szCs w:val="24"/>
        </w:rPr>
        <w:t>4A; Supplementary Table S7).</w:t>
      </w:r>
      <w:r w:rsidRPr="00754319">
        <w:rPr>
          <w:rFonts w:ascii="Times New Roman" w:hAnsi="Times New Roman" w:cs="Times New Roman"/>
          <w:color w:val="000000" w:themeColor="text1"/>
          <w:sz w:val="24"/>
          <w:szCs w:val="24"/>
        </w:rPr>
        <w:t xml:space="preserve"> Specialist-enriched orthologues outnumbered generalist-enriched ones in carbohydrate metabolism (144 </w:t>
      </w:r>
      <w:r w:rsidR="007E2554">
        <w:rPr>
          <w:rFonts w:ascii="Times New Roman" w:hAnsi="Times New Roman" w:cs="Times New Roman"/>
          <w:color w:val="000000" w:themeColor="text1"/>
          <w:sz w:val="24"/>
          <w:szCs w:val="24"/>
        </w:rPr>
        <w:t>vs</w:t>
      </w:r>
      <w:r w:rsidR="007E2554" w:rsidRPr="00754319">
        <w:rPr>
          <w:rFonts w:ascii="Times New Roman" w:hAnsi="Times New Roman" w:cs="Times New Roman"/>
          <w:color w:val="000000" w:themeColor="text1"/>
          <w:sz w:val="24"/>
          <w:szCs w:val="24"/>
        </w:rPr>
        <w:t xml:space="preserve"> </w:t>
      </w:r>
      <w:r w:rsidRPr="00754319">
        <w:rPr>
          <w:rFonts w:ascii="Times New Roman" w:hAnsi="Times New Roman" w:cs="Times New Roman"/>
          <w:color w:val="000000" w:themeColor="text1"/>
          <w:sz w:val="24"/>
          <w:szCs w:val="24"/>
        </w:rPr>
        <w:t xml:space="preserve">82), energy metabolism (115 </w:t>
      </w:r>
      <w:r w:rsidR="007E2554">
        <w:rPr>
          <w:rFonts w:ascii="Times New Roman" w:hAnsi="Times New Roman" w:cs="Times New Roman"/>
          <w:color w:val="000000" w:themeColor="text1"/>
          <w:sz w:val="24"/>
          <w:szCs w:val="24"/>
        </w:rPr>
        <w:t>vs</w:t>
      </w:r>
      <w:r w:rsidR="007E2554" w:rsidRPr="00754319">
        <w:rPr>
          <w:rFonts w:ascii="Times New Roman" w:hAnsi="Times New Roman" w:cs="Times New Roman"/>
          <w:color w:val="000000" w:themeColor="text1"/>
          <w:sz w:val="24"/>
          <w:szCs w:val="24"/>
        </w:rPr>
        <w:t xml:space="preserve"> </w:t>
      </w:r>
      <w:r w:rsidRPr="00754319">
        <w:rPr>
          <w:rFonts w:ascii="Times New Roman" w:hAnsi="Times New Roman" w:cs="Times New Roman"/>
          <w:color w:val="000000" w:themeColor="text1"/>
          <w:sz w:val="24"/>
          <w:szCs w:val="24"/>
        </w:rPr>
        <w:t xml:space="preserve">74), glycan biosynthesis and metabolism (93 </w:t>
      </w:r>
      <w:r w:rsidR="007E2554">
        <w:rPr>
          <w:rFonts w:ascii="Times New Roman" w:hAnsi="Times New Roman" w:cs="Times New Roman"/>
          <w:color w:val="000000" w:themeColor="text1"/>
          <w:sz w:val="24"/>
          <w:szCs w:val="24"/>
        </w:rPr>
        <w:t>vs</w:t>
      </w:r>
      <w:r w:rsidR="007E2554" w:rsidRPr="00754319">
        <w:rPr>
          <w:rFonts w:ascii="Times New Roman" w:hAnsi="Times New Roman" w:cs="Times New Roman"/>
          <w:color w:val="000000" w:themeColor="text1"/>
          <w:sz w:val="24"/>
          <w:szCs w:val="24"/>
        </w:rPr>
        <w:t xml:space="preserve"> </w:t>
      </w:r>
      <w:r w:rsidRPr="00754319">
        <w:rPr>
          <w:rFonts w:ascii="Times New Roman" w:hAnsi="Times New Roman" w:cs="Times New Roman"/>
          <w:color w:val="000000" w:themeColor="text1"/>
          <w:sz w:val="24"/>
          <w:szCs w:val="24"/>
        </w:rPr>
        <w:t xml:space="preserve">52), and xenobiotic degradation (98 </w:t>
      </w:r>
      <w:r w:rsidR="007E2554">
        <w:rPr>
          <w:rFonts w:ascii="Times New Roman" w:hAnsi="Times New Roman" w:cs="Times New Roman"/>
          <w:color w:val="000000" w:themeColor="text1"/>
          <w:sz w:val="24"/>
          <w:szCs w:val="24"/>
        </w:rPr>
        <w:t>vs</w:t>
      </w:r>
      <w:r w:rsidR="007E2554" w:rsidRPr="00754319">
        <w:rPr>
          <w:rFonts w:ascii="Times New Roman" w:hAnsi="Times New Roman" w:cs="Times New Roman"/>
          <w:color w:val="000000" w:themeColor="text1"/>
          <w:sz w:val="24"/>
          <w:szCs w:val="24"/>
        </w:rPr>
        <w:t xml:space="preserve"> </w:t>
      </w:r>
      <w:r w:rsidRPr="00754319">
        <w:rPr>
          <w:rFonts w:ascii="Times New Roman" w:hAnsi="Times New Roman" w:cs="Times New Roman"/>
          <w:color w:val="000000" w:themeColor="text1"/>
          <w:sz w:val="24"/>
          <w:szCs w:val="24"/>
        </w:rPr>
        <w:t>42)</w:t>
      </w:r>
      <w:r w:rsidR="007E2554">
        <w:rPr>
          <w:rFonts w:ascii="Times New Roman" w:hAnsi="Times New Roman" w:cs="Times New Roman"/>
          <w:color w:val="000000" w:themeColor="text1"/>
          <w:sz w:val="24"/>
          <w:szCs w:val="24"/>
        </w:rPr>
        <w:t>, and, a</w:t>
      </w:r>
      <w:r w:rsidRPr="00754319">
        <w:rPr>
          <w:rFonts w:ascii="Times New Roman" w:hAnsi="Times New Roman" w:cs="Times New Roman"/>
          <w:color w:val="000000" w:themeColor="text1"/>
          <w:sz w:val="24"/>
          <w:szCs w:val="24"/>
        </w:rPr>
        <w:t>mong</w:t>
      </w:r>
      <w:r w:rsidR="007E2554">
        <w:rPr>
          <w:rFonts w:ascii="Times New Roman" w:hAnsi="Times New Roman" w:cs="Times New Roman"/>
          <w:color w:val="000000" w:themeColor="text1"/>
          <w:sz w:val="24"/>
          <w:szCs w:val="24"/>
        </w:rPr>
        <w:t xml:space="preserve"> </w:t>
      </w:r>
      <w:r w:rsidRPr="00754319">
        <w:rPr>
          <w:rFonts w:ascii="Times New Roman" w:hAnsi="Times New Roman" w:cs="Times New Roman"/>
          <w:color w:val="000000" w:themeColor="text1"/>
          <w:sz w:val="24"/>
          <w:szCs w:val="24"/>
        </w:rPr>
        <w:t>plant</w:t>
      </w:r>
      <w:r w:rsidR="00DA57B6">
        <w:rPr>
          <w:rFonts w:ascii="Times New Roman" w:hAnsi="Times New Roman" w:cs="Times New Roman"/>
          <w:color w:val="000000" w:themeColor="text1"/>
          <w:sz w:val="24"/>
          <w:szCs w:val="24"/>
        </w:rPr>
        <w:t>-</w:t>
      </w:r>
      <w:r w:rsidRPr="00754319">
        <w:rPr>
          <w:rFonts w:ascii="Times New Roman" w:hAnsi="Times New Roman" w:cs="Times New Roman"/>
          <w:color w:val="000000" w:themeColor="text1"/>
          <w:sz w:val="24"/>
          <w:szCs w:val="24"/>
        </w:rPr>
        <w:t>growth</w:t>
      </w:r>
      <w:r w:rsidR="00DA57B6">
        <w:rPr>
          <w:rFonts w:ascii="Times New Roman" w:hAnsi="Times New Roman" w:cs="Times New Roman"/>
          <w:color w:val="000000" w:themeColor="text1"/>
          <w:sz w:val="24"/>
          <w:szCs w:val="24"/>
        </w:rPr>
        <w:t xml:space="preserve"> </w:t>
      </w:r>
      <w:r w:rsidRPr="00754319">
        <w:rPr>
          <w:rFonts w:ascii="Times New Roman" w:hAnsi="Times New Roman" w:cs="Times New Roman"/>
          <w:color w:val="000000" w:themeColor="text1"/>
          <w:sz w:val="24"/>
          <w:szCs w:val="24"/>
        </w:rPr>
        <w:t xml:space="preserve">promotion </w:t>
      </w:r>
      <w:r w:rsidR="007E2554">
        <w:rPr>
          <w:rFonts w:ascii="Times New Roman" w:hAnsi="Times New Roman" w:cs="Times New Roman"/>
          <w:color w:val="000000" w:themeColor="text1"/>
          <w:sz w:val="24"/>
          <w:szCs w:val="24"/>
        </w:rPr>
        <w:t>functions</w:t>
      </w:r>
      <w:r w:rsidRPr="00754319">
        <w:rPr>
          <w:rFonts w:ascii="Times New Roman" w:hAnsi="Times New Roman" w:cs="Times New Roman"/>
          <w:color w:val="000000" w:themeColor="text1"/>
          <w:sz w:val="24"/>
          <w:szCs w:val="24"/>
        </w:rPr>
        <w:t xml:space="preserve">, in plant colonisation (259 </w:t>
      </w:r>
      <w:r w:rsidR="007E2554">
        <w:rPr>
          <w:rFonts w:ascii="Times New Roman" w:hAnsi="Times New Roman" w:cs="Times New Roman"/>
          <w:color w:val="000000" w:themeColor="text1"/>
          <w:sz w:val="24"/>
          <w:szCs w:val="24"/>
        </w:rPr>
        <w:t>vs</w:t>
      </w:r>
      <w:r w:rsidR="007E2554" w:rsidRPr="00754319">
        <w:rPr>
          <w:rFonts w:ascii="Times New Roman" w:hAnsi="Times New Roman" w:cs="Times New Roman"/>
          <w:color w:val="000000" w:themeColor="text1"/>
          <w:sz w:val="24"/>
          <w:szCs w:val="24"/>
        </w:rPr>
        <w:t xml:space="preserve"> </w:t>
      </w:r>
      <w:r w:rsidRPr="00754319">
        <w:rPr>
          <w:rFonts w:ascii="Times New Roman" w:hAnsi="Times New Roman" w:cs="Times New Roman"/>
          <w:color w:val="000000" w:themeColor="text1"/>
          <w:sz w:val="24"/>
          <w:szCs w:val="24"/>
        </w:rPr>
        <w:t xml:space="preserve">129) and bioremediation (112 </w:t>
      </w:r>
      <w:r w:rsidR="007E2554">
        <w:rPr>
          <w:rFonts w:ascii="Times New Roman" w:hAnsi="Times New Roman" w:cs="Times New Roman"/>
          <w:color w:val="000000" w:themeColor="text1"/>
          <w:sz w:val="24"/>
          <w:szCs w:val="24"/>
        </w:rPr>
        <w:t>vs</w:t>
      </w:r>
      <w:r w:rsidR="007E2554" w:rsidRPr="00754319">
        <w:rPr>
          <w:rFonts w:ascii="Times New Roman" w:hAnsi="Times New Roman" w:cs="Times New Roman"/>
          <w:color w:val="000000" w:themeColor="text1"/>
          <w:sz w:val="24"/>
          <w:szCs w:val="24"/>
        </w:rPr>
        <w:t xml:space="preserve"> </w:t>
      </w:r>
      <w:r w:rsidRPr="00754319">
        <w:rPr>
          <w:rFonts w:ascii="Times New Roman" w:hAnsi="Times New Roman" w:cs="Times New Roman"/>
          <w:color w:val="000000" w:themeColor="text1"/>
          <w:sz w:val="24"/>
          <w:szCs w:val="24"/>
        </w:rPr>
        <w:t xml:space="preserve">67). </w:t>
      </w:r>
      <w:r w:rsidR="007E2554">
        <w:rPr>
          <w:rFonts w:ascii="Times New Roman" w:hAnsi="Times New Roman" w:cs="Times New Roman"/>
          <w:color w:val="000000" w:themeColor="text1"/>
          <w:sz w:val="24"/>
          <w:szCs w:val="24"/>
        </w:rPr>
        <w:t>Conversely, g</w:t>
      </w:r>
      <w:r w:rsidRPr="00754319">
        <w:rPr>
          <w:rFonts w:ascii="Times New Roman" w:hAnsi="Times New Roman" w:cs="Times New Roman"/>
          <w:color w:val="000000" w:themeColor="text1"/>
          <w:sz w:val="24"/>
          <w:szCs w:val="24"/>
        </w:rPr>
        <w:t xml:space="preserve">eneralist-enriched orthologues predominated in the metabolism of cofactors and vitamins (89 </w:t>
      </w:r>
      <w:r w:rsidR="007E2554">
        <w:rPr>
          <w:rFonts w:ascii="Times New Roman" w:hAnsi="Times New Roman" w:cs="Times New Roman"/>
          <w:color w:val="000000" w:themeColor="text1"/>
          <w:sz w:val="24"/>
          <w:szCs w:val="24"/>
        </w:rPr>
        <w:t>vs</w:t>
      </w:r>
      <w:r w:rsidR="007E2554" w:rsidRPr="00754319">
        <w:rPr>
          <w:rFonts w:ascii="Times New Roman" w:hAnsi="Times New Roman" w:cs="Times New Roman"/>
          <w:color w:val="000000" w:themeColor="text1"/>
          <w:sz w:val="24"/>
          <w:szCs w:val="24"/>
        </w:rPr>
        <w:t xml:space="preserve"> </w:t>
      </w:r>
      <w:r w:rsidRPr="00754319">
        <w:rPr>
          <w:rFonts w:ascii="Times New Roman" w:hAnsi="Times New Roman" w:cs="Times New Roman"/>
          <w:color w:val="000000" w:themeColor="text1"/>
          <w:sz w:val="24"/>
          <w:szCs w:val="24"/>
        </w:rPr>
        <w:t xml:space="preserve">60), phytohormone and plant-signal production (75 </w:t>
      </w:r>
      <w:r w:rsidR="007E2554">
        <w:rPr>
          <w:rFonts w:ascii="Times New Roman" w:hAnsi="Times New Roman" w:cs="Times New Roman"/>
          <w:color w:val="000000" w:themeColor="text1"/>
          <w:sz w:val="24"/>
          <w:szCs w:val="24"/>
        </w:rPr>
        <w:t>vs</w:t>
      </w:r>
      <w:r w:rsidR="007E2554" w:rsidRPr="00754319">
        <w:rPr>
          <w:rFonts w:ascii="Times New Roman" w:hAnsi="Times New Roman" w:cs="Times New Roman"/>
          <w:color w:val="000000" w:themeColor="text1"/>
          <w:sz w:val="24"/>
          <w:szCs w:val="24"/>
        </w:rPr>
        <w:t xml:space="preserve"> </w:t>
      </w:r>
      <w:r w:rsidRPr="00754319">
        <w:rPr>
          <w:rFonts w:ascii="Times New Roman" w:hAnsi="Times New Roman" w:cs="Times New Roman"/>
          <w:color w:val="000000" w:themeColor="text1"/>
          <w:sz w:val="24"/>
          <w:szCs w:val="24"/>
        </w:rPr>
        <w:t xml:space="preserve">55), and stress control and biocontrol (96 </w:t>
      </w:r>
      <w:r w:rsidR="007E2554">
        <w:rPr>
          <w:rFonts w:ascii="Times New Roman" w:hAnsi="Times New Roman" w:cs="Times New Roman"/>
          <w:color w:val="000000" w:themeColor="text1"/>
          <w:sz w:val="24"/>
          <w:szCs w:val="24"/>
        </w:rPr>
        <w:t>vs</w:t>
      </w:r>
      <w:r w:rsidR="007E2554" w:rsidRPr="00754319">
        <w:rPr>
          <w:rFonts w:ascii="Times New Roman" w:hAnsi="Times New Roman" w:cs="Times New Roman"/>
          <w:color w:val="000000" w:themeColor="text1"/>
          <w:sz w:val="24"/>
          <w:szCs w:val="24"/>
        </w:rPr>
        <w:t xml:space="preserve"> </w:t>
      </w:r>
      <w:r w:rsidRPr="00754319">
        <w:rPr>
          <w:rFonts w:ascii="Times New Roman" w:hAnsi="Times New Roman" w:cs="Times New Roman"/>
          <w:color w:val="000000" w:themeColor="text1"/>
          <w:sz w:val="24"/>
          <w:szCs w:val="24"/>
        </w:rPr>
        <w:t>82).</w:t>
      </w:r>
    </w:p>
    <w:p w:rsidR="0018659B" w:rsidRPr="00754319" w:rsidRDefault="00000000" w:rsidP="00AB0F6E">
      <w:pPr>
        <w:keepNext/>
        <w:spacing w:before="240" w:after="120" w:line="276" w:lineRule="auto"/>
        <w:jc w:val="center"/>
        <w:rPr>
          <w:rFonts w:ascii="Times New Roman" w:hAnsi="Times New Roman" w:cs="Times New Roman"/>
          <w:sz w:val="24"/>
          <w:szCs w:val="24"/>
        </w:rPr>
      </w:pPr>
      <w:r w:rsidRPr="007968A8">
        <w:rPr>
          <w:rFonts w:ascii="Times New Roman" w:hAnsi="Times New Roman" w:cs="Times New Roman"/>
          <w:noProof/>
          <w:color w:val="000000" w:themeColor="text1"/>
          <w:sz w:val="24"/>
          <w:szCs w:val="24"/>
        </w:rPr>
        <w:lastRenderedPageBreak/>
        <w:drawing>
          <wp:inline distT="0" distB="0" distL="0" distR="0" wp14:anchorId="3F579B3C" wp14:editId="1EEB2BE2">
            <wp:extent cx="6120130" cy="7954886"/>
            <wp:effectExtent l="0" t="0" r="1270" b="635"/>
            <wp:docPr id="147207305"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7305" name="Figure_5.png"/>
                    <pic:cNvPicPr/>
                  </pic:nvPicPr>
                  <pic:blipFill>
                    <a:blip r:embed="rId15"/>
                    <a:stretch>
                      <a:fillRect/>
                    </a:stretch>
                  </pic:blipFill>
                  <pic:spPr>
                    <a:xfrm>
                      <a:off x="0" y="0"/>
                      <a:ext cx="6120130" cy="7954886"/>
                    </a:xfrm>
                    <a:prstGeom prst="rect">
                      <a:avLst/>
                    </a:prstGeom>
                  </pic:spPr>
                </pic:pic>
              </a:graphicData>
            </a:graphic>
          </wp:inline>
        </w:drawing>
      </w:r>
    </w:p>
    <w:p w:rsidR="007E2554" w:rsidRPr="00754319" w:rsidRDefault="00000000" w:rsidP="00AB0F6E">
      <w:pPr>
        <w:spacing w:before="80" w:after="120" w:line="276" w:lineRule="auto"/>
        <w:jc w:val="both"/>
        <w:rPr>
          <w:rFonts w:ascii="Times New Roman" w:hAnsi="Times New Roman" w:cs="Times New Roman"/>
          <w:color w:val="000000" w:themeColor="text1"/>
          <w:sz w:val="24"/>
          <w:szCs w:val="24"/>
        </w:rPr>
      </w:pPr>
      <w:r w:rsidRPr="00754319">
        <w:rPr>
          <w:rFonts w:ascii="Times New Roman" w:hAnsi="Times New Roman" w:cs="Times New Roman"/>
          <w:b/>
          <w:bCs/>
          <w:color w:val="000000" w:themeColor="text1"/>
          <w:sz w:val="24"/>
          <w:szCs w:val="24"/>
        </w:rPr>
        <w:t xml:space="preserve">Figure 5. Host generalists and specialists: phylogeny, host breadth and predicted functions. </w:t>
      </w:r>
      <w:r w:rsidR="00812DC9" w:rsidRPr="00812DC9">
        <w:rPr>
          <w:rFonts w:ascii="Times New Roman" w:hAnsi="Times New Roman" w:cs="Times New Roman"/>
          <w:b/>
          <w:bCs/>
          <w:color w:val="000000" w:themeColor="text1"/>
          <w:sz w:val="24"/>
          <w:szCs w:val="24"/>
        </w:rPr>
        <w:t>A,</w:t>
      </w:r>
      <w:r w:rsidR="00812DC9" w:rsidRPr="00812DC9">
        <w:rPr>
          <w:rFonts w:ascii="Times New Roman" w:hAnsi="Times New Roman" w:cs="Times New Roman"/>
          <w:color w:val="000000" w:themeColor="text1"/>
          <w:sz w:val="24"/>
          <w:szCs w:val="24"/>
        </w:rPr>
        <w:t xml:space="preserve"> Maximum-likelihood phylogeny of the 241 host-generalist ASVs (ASVs found on at least six host species). The two inner rings </w:t>
      </w:r>
      <w:r w:rsidR="00812DC9">
        <w:rPr>
          <w:rFonts w:ascii="Times New Roman" w:hAnsi="Times New Roman" w:cs="Times New Roman"/>
          <w:color w:val="000000" w:themeColor="text1"/>
          <w:sz w:val="24"/>
          <w:szCs w:val="24"/>
        </w:rPr>
        <w:t>show</w:t>
      </w:r>
      <w:r w:rsidR="00812DC9" w:rsidRPr="00812DC9">
        <w:rPr>
          <w:rFonts w:ascii="Times New Roman" w:hAnsi="Times New Roman" w:cs="Times New Roman"/>
          <w:color w:val="000000" w:themeColor="text1"/>
          <w:sz w:val="24"/>
          <w:szCs w:val="24"/>
        </w:rPr>
        <w:t xml:space="preserve"> phylum and class; the outer bars </w:t>
      </w:r>
      <w:r w:rsidR="00537FDB">
        <w:rPr>
          <w:rFonts w:ascii="Times New Roman" w:hAnsi="Times New Roman" w:cs="Times New Roman"/>
          <w:color w:val="000000" w:themeColor="text1"/>
          <w:sz w:val="24"/>
          <w:szCs w:val="24"/>
        </w:rPr>
        <w:t>present</w:t>
      </w:r>
      <w:r w:rsidR="00812DC9" w:rsidRPr="00812DC9">
        <w:rPr>
          <w:rFonts w:ascii="Times New Roman" w:hAnsi="Times New Roman" w:cs="Times New Roman"/>
          <w:color w:val="000000" w:themeColor="text1"/>
          <w:sz w:val="24"/>
          <w:szCs w:val="24"/>
        </w:rPr>
        <w:t xml:space="preserve"> the number of host plant species on which each ASV was found. Dots mark the</w:t>
      </w:r>
      <w:r w:rsidR="00FF15A5">
        <w:rPr>
          <w:rFonts w:ascii="Times New Roman" w:hAnsi="Times New Roman" w:cs="Times New Roman"/>
          <w:color w:val="000000" w:themeColor="text1"/>
          <w:sz w:val="24"/>
          <w:szCs w:val="24"/>
        </w:rPr>
        <w:t xml:space="preserve"> tree </w:t>
      </w:r>
      <w:r w:rsidR="00812DC9" w:rsidRPr="00812DC9">
        <w:rPr>
          <w:rFonts w:ascii="Times New Roman" w:hAnsi="Times New Roman" w:cs="Times New Roman"/>
          <w:color w:val="000000" w:themeColor="text1"/>
          <w:sz w:val="24"/>
          <w:szCs w:val="24"/>
        </w:rPr>
        <w:t xml:space="preserve">internal branches with ultrafast bootstrap support of at least 95%, and the 20 most abundant genera are named. </w:t>
      </w:r>
      <w:r w:rsidR="00812DC9" w:rsidRPr="00537FDB">
        <w:rPr>
          <w:rFonts w:ascii="Times New Roman" w:hAnsi="Times New Roman" w:cs="Times New Roman"/>
          <w:b/>
          <w:bCs/>
          <w:color w:val="000000" w:themeColor="text1"/>
          <w:sz w:val="24"/>
          <w:szCs w:val="24"/>
        </w:rPr>
        <w:t>B,</w:t>
      </w:r>
      <w:r w:rsidR="00812DC9" w:rsidRPr="00812DC9">
        <w:rPr>
          <w:rFonts w:ascii="Times New Roman" w:hAnsi="Times New Roman" w:cs="Times New Roman"/>
          <w:color w:val="000000" w:themeColor="text1"/>
          <w:sz w:val="24"/>
          <w:szCs w:val="24"/>
        </w:rPr>
        <w:t xml:space="preserve"> Maximum-likelihood </w:t>
      </w:r>
      <w:r w:rsidR="00812DC9" w:rsidRPr="00812DC9">
        <w:rPr>
          <w:rFonts w:ascii="Times New Roman" w:hAnsi="Times New Roman" w:cs="Times New Roman"/>
          <w:color w:val="000000" w:themeColor="text1"/>
          <w:sz w:val="24"/>
          <w:szCs w:val="24"/>
        </w:rPr>
        <w:lastRenderedPageBreak/>
        <w:t xml:space="preserve">phylogeny of 1,113 host-specialist ASVs (ASVs found on a single host species). The inner rings </w:t>
      </w:r>
      <w:r w:rsidR="00537FDB">
        <w:rPr>
          <w:rFonts w:ascii="Times New Roman" w:hAnsi="Times New Roman" w:cs="Times New Roman"/>
          <w:color w:val="000000" w:themeColor="text1"/>
          <w:sz w:val="24"/>
          <w:szCs w:val="24"/>
        </w:rPr>
        <w:t>show</w:t>
      </w:r>
      <w:r w:rsidR="00812DC9" w:rsidRPr="00812DC9">
        <w:rPr>
          <w:rFonts w:ascii="Times New Roman" w:hAnsi="Times New Roman" w:cs="Times New Roman"/>
          <w:color w:val="000000" w:themeColor="text1"/>
          <w:sz w:val="24"/>
          <w:szCs w:val="24"/>
        </w:rPr>
        <w:t xml:space="preserve"> phyl</w:t>
      </w:r>
      <w:r w:rsidR="00537FDB">
        <w:rPr>
          <w:rFonts w:ascii="Times New Roman" w:hAnsi="Times New Roman" w:cs="Times New Roman"/>
          <w:color w:val="000000" w:themeColor="text1"/>
          <w:sz w:val="24"/>
          <w:szCs w:val="24"/>
        </w:rPr>
        <w:t>a</w:t>
      </w:r>
      <w:r w:rsidR="00812DC9" w:rsidRPr="00812DC9">
        <w:rPr>
          <w:rFonts w:ascii="Times New Roman" w:hAnsi="Times New Roman" w:cs="Times New Roman"/>
          <w:color w:val="000000" w:themeColor="text1"/>
          <w:sz w:val="24"/>
          <w:szCs w:val="24"/>
        </w:rPr>
        <w:t xml:space="preserve"> and class</w:t>
      </w:r>
      <w:r w:rsidR="00537FDB">
        <w:rPr>
          <w:rFonts w:ascii="Times New Roman" w:hAnsi="Times New Roman" w:cs="Times New Roman"/>
          <w:color w:val="000000" w:themeColor="text1"/>
          <w:sz w:val="24"/>
          <w:szCs w:val="24"/>
        </w:rPr>
        <w:t>es</w:t>
      </w:r>
      <w:r w:rsidR="00812DC9" w:rsidRPr="00812DC9">
        <w:rPr>
          <w:rFonts w:ascii="Times New Roman" w:hAnsi="Times New Roman" w:cs="Times New Roman"/>
          <w:color w:val="000000" w:themeColor="text1"/>
          <w:sz w:val="24"/>
          <w:szCs w:val="24"/>
        </w:rPr>
        <w:t>, followed by one ring for each plant family (</w:t>
      </w:r>
      <w:r w:rsidR="00812DC9" w:rsidRPr="00537FDB">
        <w:rPr>
          <w:rFonts w:ascii="Times New Roman" w:hAnsi="Times New Roman" w:cs="Times New Roman"/>
          <w:i/>
          <w:iCs/>
          <w:color w:val="000000" w:themeColor="text1"/>
          <w:sz w:val="24"/>
          <w:szCs w:val="24"/>
        </w:rPr>
        <w:t>Apiaceae, Asteraceae, Brassicaceae, Fabaceae, Poaceae and Solanaceae</w:t>
      </w:r>
      <w:r w:rsidR="00812DC9" w:rsidRPr="00812DC9">
        <w:rPr>
          <w:rFonts w:ascii="Times New Roman" w:hAnsi="Times New Roman" w:cs="Times New Roman"/>
          <w:color w:val="000000" w:themeColor="text1"/>
          <w:sz w:val="24"/>
          <w:szCs w:val="24"/>
        </w:rPr>
        <w:t>), shaded dark where th</w:t>
      </w:r>
      <w:r w:rsidR="00537FDB">
        <w:rPr>
          <w:rFonts w:ascii="Times New Roman" w:hAnsi="Times New Roman" w:cs="Times New Roman"/>
          <w:color w:val="000000" w:themeColor="text1"/>
          <w:sz w:val="24"/>
          <w:szCs w:val="24"/>
        </w:rPr>
        <w:t>e</w:t>
      </w:r>
      <w:r w:rsidR="00812DC9" w:rsidRPr="00812DC9">
        <w:rPr>
          <w:rFonts w:ascii="Times New Roman" w:hAnsi="Times New Roman" w:cs="Times New Roman"/>
          <w:color w:val="000000" w:themeColor="text1"/>
          <w:sz w:val="24"/>
          <w:szCs w:val="24"/>
        </w:rPr>
        <w:t xml:space="preserve"> family is the ASV’s host. Because the sequences come from different regions of the 16S rRNA gene, the deeper branches are poorly resolved. </w:t>
      </w:r>
      <w:r w:rsidR="00812DC9" w:rsidRPr="00537FDB">
        <w:rPr>
          <w:rFonts w:ascii="Times New Roman" w:hAnsi="Times New Roman" w:cs="Times New Roman"/>
          <w:b/>
          <w:bCs/>
          <w:color w:val="000000" w:themeColor="text1"/>
          <w:sz w:val="24"/>
          <w:szCs w:val="24"/>
        </w:rPr>
        <w:t>C,</w:t>
      </w:r>
      <w:r w:rsidR="00812DC9" w:rsidRPr="00812DC9">
        <w:rPr>
          <w:rFonts w:ascii="Times New Roman" w:hAnsi="Times New Roman" w:cs="Times New Roman"/>
          <w:color w:val="000000" w:themeColor="text1"/>
          <w:sz w:val="24"/>
          <w:szCs w:val="24"/>
        </w:rPr>
        <w:t xml:space="preserve"> </w:t>
      </w:r>
      <w:r w:rsidR="00573A1A">
        <w:rPr>
          <w:rFonts w:ascii="Times New Roman" w:hAnsi="Times New Roman" w:cs="Times New Roman"/>
          <w:color w:val="000000" w:themeColor="text1"/>
          <w:sz w:val="24"/>
          <w:szCs w:val="24"/>
        </w:rPr>
        <w:t>t</w:t>
      </w:r>
      <w:r w:rsidR="00812DC9" w:rsidRPr="00812DC9">
        <w:rPr>
          <w:rFonts w:ascii="Times New Roman" w:hAnsi="Times New Roman" w:cs="Times New Roman"/>
          <w:color w:val="000000" w:themeColor="text1"/>
          <w:sz w:val="24"/>
          <w:szCs w:val="24"/>
        </w:rPr>
        <w:t xml:space="preserve">he 25 genera found on the most host species: bars give the number of host species and host genera (left axis), and diamonds </w:t>
      </w:r>
      <w:r w:rsidR="00537FDB">
        <w:rPr>
          <w:rFonts w:ascii="Times New Roman" w:hAnsi="Times New Roman" w:cs="Times New Roman"/>
          <w:color w:val="000000" w:themeColor="text1"/>
          <w:sz w:val="24"/>
          <w:szCs w:val="24"/>
        </w:rPr>
        <w:t>show</w:t>
      </w:r>
      <w:r w:rsidR="00812DC9" w:rsidRPr="00812DC9">
        <w:rPr>
          <w:rFonts w:ascii="Times New Roman" w:hAnsi="Times New Roman" w:cs="Times New Roman"/>
          <w:color w:val="000000" w:themeColor="text1"/>
          <w:sz w:val="24"/>
          <w:szCs w:val="24"/>
        </w:rPr>
        <w:t xml:space="preserve"> the mean relative abundance across all samples (right axis, log10 scale). </w:t>
      </w:r>
      <w:r w:rsidR="00812DC9" w:rsidRPr="00537FDB">
        <w:rPr>
          <w:rFonts w:ascii="Times New Roman" w:hAnsi="Times New Roman" w:cs="Times New Roman"/>
          <w:b/>
          <w:bCs/>
          <w:color w:val="000000" w:themeColor="text1"/>
          <w:sz w:val="24"/>
          <w:szCs w:val="24"/>
        </w:rPr>
        <w:t>D,</w:t>
      </w:r>
      <w:r w:rsidR="00812DC9" w:rsidRPr="00812DC9">
        <w:rPr>
          <w:rFonts w:ascii="Times New Roman" w:hAnsi="Times New Roman" w:cs="Times New Roman"/>
          <w:color w:val="000000" w:themeColor="text1"/>
          <w:sz w:val="24"/>
          <w:szCs w:val="24"/>
        </w:rPr>
        <w:t xml:space="preserve"> </w:t>
      </w:r>
      <w:r w:rsidR="00573A1A">
        <w:rPr>
          <w:rFonts w:ascii="Times New Roman" w:hAnsi="Times New Roman" w:cs="Times New Roman"/>
          <w:color w:val="000000" w:themeColor="text1"/>
          <w:sz w:val="24"/>
          <w:szCs w:val="24"/>
        </w:rPr>
        <w:t>t</w:t>
      </w:r>
      <w:r w:rsidR="00812DC9" w:rsidRPr="00812DC9">
        <w:rPr>
          <w:rFonts w:ascii="Times New Roman" w:hAnsi="Times New Roman" w:cs="Times New Roman"/>
          <w:color w:val="000000" w:themeColor="text1"/>
          <w:sz w:val="24"/>
          <w:szCs w:val="24"/>
        </w:rPr>
        <w:t xml:space="preserve">he ten predicted traits most significantly associated with host breadth (lowest q; binomial generalised linear models, q </w:t>
      </w:r>
      <w:r w:rsidR="00537FDB">
        <w:rPr>
          <w:rFonts w:ascii="Times New Roman" w:hAnsi="Times New Roman" w:cs="Times New Roman"/>
          <w:color w:val="000000" w:themeColor="text1"/>
          <w:sz w:val="24"/>
          <w:szCs w:val="24"/>
        </w:rPr>
        <w:t>≤</w:t>
      </w:r>
      <w:r w:rsidR="00812DC9" w:rsidRPr="00812DC9">
        <w:rPr>
          <w:rFonts w:ascii="Times New Roman" w:hAnsi="Times New Roman" w:cs="Times New Roman"/>
          <w:color w:val="000000" w:themeColor="text1"/>
          <w:sz w:val="24"/>
          <w:szCs w:val="24"/>
        </w:rPr>
        <w:t xml:space="preserve"> 0.05). Points give the odds ratio per doubling of the number of host species, and lines its 95% confidence interval, on a log2 axis; values above 1 indicate traits more frequent among ASVs found on more host species. Colours </w:t>
      </w:r>
      <w:r w:rsidR="00591FCC">
        <w:rPr>
          <w:rFonts w:ascii="Times New Roman" w:hAnsi="Times New Roman" w:cs="Times New Roman"/>
          <w:color w:val="000000" w:themeColor="text1"/>
          <w:sz w:val="24"/>
          <w:szCs w:val="24"/>
        </w:rPr>
        <w:t>show</w:t>
      </w:r>
      <w:r w:rsidR="00812DC9" w:rsidRPr="00812DC9">
        <w:rPr>
          <w:rFonts w:ascii="Times New Roman" w:hAnsi="Times New Roman" w:cs="Times New Roman"/>
          <w:color w:val="000000" w:themeColor="text1"/>
          <w:sz w:val="24"/>
          <w:szCs w:val="24"/>
        </w:rPr>
        <w:t xml:space="preserve"> the source database</w:t>
      </w:r>
      <w:r w:rsidR="00591FCC">
        <w:rPr>
          <w:rFonts w:ascii="Times New Roman" w:hAnsi="Times New Roman" w:cs="Times New Roman"/>
          <w:color w:val="000000" w:themeColor="text1"/>
          <w:sz w:val="24"/>
          <w:szCs w:val="24"/>
        </w:rPr>
        <w:t xml:space="preserve"> and analysis tool/s</w:t>
      </w:r>
      <w:r w:rsidR="00812DC9" w:rsidRPr="00812DC9">
        <w:rPr>
          <w:rFonts w:ascii="Times New Roman" w:hAnsi="Times New Roman" w:cs="Times New Roman"/>
          <w:color w:val="000000" w:themeColor="text1"/>
          <w:sz w:val="24"/>
          <w:szCs w:val="24"/>
        </w:rPr>
        <w:t xml:space="preserve"> (BugBase, FAPROTAX or metaTraits). </w:t>
      </w:r>
      <w:r w:rsidR="00812DC9" w:rsidRPr="00591FCC">
        <w:rPr>
          <w:rFonts w:ascii="Times New Roman" w:hAnsi="Times New Roman" w:cs="Times New Roman"/>
          <w:b/>
          <w:bCs/>
          <w:color w:val="000000" w:themeColor="text1"/>
          <w:sz w:val="24"/>
          <w:szCs w:val="24"/>
        </w:rPr>
        <w:t>E,</w:t>
      </w:r>
      <w:r w:rsidR="00812DC9" w:rsidRPr="00812DC9">
        <w:rPr>
          <w:rFonts w:ascii="Times New Roman" w:hAnsi="Times New Roman" w:cs="Times New Roman"/>
          <w:color w:val="000000" w:themeColor="text1"/>
          <w:sz w:val="24"/>
          <w:szCs w:val="24"/>
        </w:rPr>
        <w:t xml:space="preserve"> </w:t>
      </w:r>
      <w:r w:rsidR="00FF15A5" w:rsidRPr="00812DC9">
        <w:rPr>
          <w:rFonts w:ascii="Times New Roman" w:hAnsi="Times New Roman" w:cs="Times New Roman"/>
          <w:color w:val="000000" w:themeColor="text1"/>
          <w:sz w:val="24"/>
          <w:szCs w:val="24"/>
        </w:rPr>
        <w:t>for</w:t>
      </w:r>
      <w:r w:rsidR="00812DC9" w:rsidRPr="00812DC9">
        <w:rPr>
          <w:rFonts w:ascii="Times New Roman" w:hAnsi="Times New Roman" w:cs="Times New Roman"/>
          <w:color w:val="000000" w:themeColor="text1"/>
          <w:sz w:val="24"/>
          <w:szCs w:val="24"/>
        </w:rPr>
        <w:t xml:space="preserve"> each plant-growth-promotion function (PGPg_finder), the share of its KEGG orthologues enriched in host specialists (left) or host generalists (right) (FDR &lt; 0.05 and absolute log2 odds ratio of at least 0.5); numbers beside the bars give the orthologues. All traits and orthologues were predicted from the 16S rRNA gene.</w:t>
      </w:r>
      <w:r w:rsidR="00591FCC">
        <w:rPr>
          <w:rFonts w:ascii="Times New Roman" w:hAnsi="Times New Roman" w:cs="Times New Roman"/>
          <w:color w:val="000000" w:themeColor="text1"/>
          <w:sz w:val="24"/>
          <w:szCs w:val="24"/>
        </w:rPr>
        <w:t xml:space="preserve"> Acronym </w:t>
      </w:r>
      <w:r w:rsidR="00591FCC" w:rsidRPr="00812DC9">
        <w:rPr>
          <w:rFonts w:ascii="Times New Roman" w:hAnsi="Times New Roman" w:cs="Times New Roman"/>
          <w:color w:val="000000" w:themeColor="text1"/>
          <w:sz w:val="24"/>
          <w:szCs w:val="24"/>
        </w:rPr>
        <w:t xml:space="preserve">CE, </w:t>
      </w:r>
      <w:r w:rsidR="00573A1A">
        <w:rPr>
          <w:rFonts w:ascii="Times New Roman" w:hAnsi="Times New Roman" w:cs="Times New Roman"/>
          <w:color w:val="000000" w:themeColor="text1"/>
          <w:sz w:val="24"/>
          <w:szCs w:val="24"/>
        </w:rPr>
        <w:t>stand for</w:t>
      </w:r>
      <w:r w:rsidR="00591FCC">
        <w:rPr>
          <w:rFonts w:ascii="Times New Roman" w:hAnsi="Times New Roman" w:cs="Times New Roman"/>
          <w:color w:val="000000" w:themeColor="text1"/>
          <w:sz w:val="24"/>
          <w:szCs w:val="24"/>
        </w:rPr>
        <w:t xml:space="preserve"> </w:t>
      </w:r>
      <w:r w:rsidR="00591FCC" w:rsidRPr="00812DC9">
        <w:rPr>
          <w:rFonts w:ascii="Times New Roman" w:hAnsi="Times New Roman" w:cs="Times New Roman"/>
          <w:color w:val="000000" w:themeColor="text1"/>
          <w:sz w:val="24"/>
          <w:szCs w:val="24"/>
        </w:rPr>
        <w:t>competitive exclusion.</w:t>
      </w:r>
    </w:p>
    <w:p w:rsidR="00812DC9" w:rsidRDefault="00812DC9" w:rsidP="00AB0F6E">
      <w:pPr>
        <w:spacing w:before="80" w:after="120" w:line="276" w:lineRule="auto"/>
        <w:jc w:val="both"/>
        <w:rPr>
          <w:rFonts w:ascii="Times New Roman" w:hAnsi="Times New Roman" w:cs="Times New Roman"/>
          <w:color w:val="000000" w:themeColor="text1"/>
          <w:sz w:val="24"/>
          <w:szCs w:val="24"/>
        </w:rPr>
      </w:pPr>
    </w:p>
    <w:p w:rsidR="001E3F28" w:rsidRPr="00754319" w:rsidRDefault="00000000" w:rsidP="00AB0F6E">
      <w:pPr>
        <w:spacing w:before="80" w:after="120" w:line="276" w:lineRule="auto"/>
        <w:jc w:val="both"/>
        <w:rPr>
          <w:rFonts w:ascii="Times New Roman" w:hAnsi="Times New Roman" w:cs="Times New Roman"/>
          <w:color w:val="000000" w:themeColor="text1"/>
          <w:sz w:val="24"/>
          <w:szCs w:val="24"/>
        </w:rPr>
      </w:pPr>
      <w:r w:rsidRPr="00754319">
        <w:rPr>
          <w:rFonts w:ascii="Times New Roman" w:hAnsi="Times New Roman" w:cs="Times New Roman"/>
          <w:color w:val="000000" w:themeColor="text1"/>
          <w:sz w:val="24"/>
          <w:szCs w:val="24"/>
        </w:rPr>
        <w:t>Three groups with distinctive predicted traits were rare: predicted anaerobes (154 ASVs, 5.5% of all ASVs; detected in 181 samples, mean relative abundance 0.37%), nitrogen fix</w:t>
      </w:r>
      <w:r w:rsidR="007E2554">
        <w:rPr>
          <w:rFonts w:ascii="Times New Roman" w:hAnsi="Times New Roman" w:cs="Times New Roman"/>
          <w:color w:val="000000" w:themeColor="text1"/>
          <w:sz w:val="24"/>
          <w:szCs w:val="24"/>
        </w:rPr>
        <w:t>ation</w:t>
      </w:r>
      <w:r w:rsidRPr="00754319">
        <w:rPr>
          <w:rFonts w:ascii="Times New Roman" w:hAnsi="Times New Roman" w:cs="Times New Roman"/>
          <w:color w:val="000000" w:themeColor="text1"/>
          <w:sz w:val="24"/>
          <w:szCs w:val="24"/>
        </w:rPr>
        <w:t xml:space="preserve"> (23 ASVs; 69 samples; 0.09%), and small-genome bacteria (22 ASVs; 61 samples; 0.06%). </w:t>
      </w:r>
      <w:r w:rsidR="007E2554">
        <w:rPr>
          <w:rFonts w:ascii="Times New Roman" w:hAnsi="Times New Roman" w:cs="Times New Roman"/>
          <w:color w:val="000000" w:themeColor="text1"/>
          <w:sz w:val="24"/>
          <w:szCs w:val="24"/>
        </w:rPr>
        <w:t>Moreover, n</w:t>
      </w:r>
      <w:r w:rsidRPr="00754319">
        <w:rPr>
          <w:rFonts w:ascii="Times New Roman" w:hAnsi="Times New Roman" w:cs="Times New Roman"/>
          <w:color w:val="000000" w:themeColor="text1"/>
          <w:sz w:val="24"/>
          <w:szCs w:val="24"/>
        </w:rPr>
        <w:t>one of the</w:t>
      </w:r>
      <w:r w:rsidR="007E2554">
        <w:rPr>
          <w:rFonts w:ascii="Times New Roman" w:hAnsi="Times New Roman" w:cs="Times New Roman"/>
          <w:color w:val="000000" w:themeColor="text1"/>
          <w:sz w:val="24"/>
          <w:szCs w:val="24"/>
        </w:rPr>
        <w:t>se ASVs</w:t>
      </w:r>
      <w:r w:rsidRPr="00754319">
        <w:rPr>
          <w:rFonts w:ascii="Times New Roman" w:hAnsi="Times New Roman" w:cs="Times New Roman"/>
          <w:color w:val="000000" w:themeColor="text1"/>
          <w:sz w:val="24"/>
          <w:szCs w:val="24"/>
        </w:rPr>
        <w:t xml:space="preserve"> </w:t>
      </w:r>
      <w:r w:rsidR="007E2554">
        <w:rPr>
          <w:rFonts w:ascii="Times New Roman" w:hAnsi="Times New Roman" w:cs="Times New Roman"/>
          <w:color w:val="000000" w:themeColor="text1"/>
          <w:sz w:val="24"/>
          <w:szCs w:val="24"/>
        </w:rPr>
        <w:t>belonged to</w:t>
      </w:r>
      <w:r w:rsidR="007E2554" w:rsidRPr="00754319">
        <w:rPr>
          <w:rFonts w:ascii="Times New Roman" w:hAnsi="Times New Roman" w:cs="Times New Roman"/>
          <w:color w:val="000000" w:themeColor="text1"/>
          <w:sz w:val="24"/>
          <w:szCs w:val="24"/>
        </w:rPr>
        <w:t xml:space="preserve"> </w:t>
      </w:r>
      <w:r w:rsidRPr="00754319">
        <w:rPr>
          <w:rFonts w:ascii="Times New Roman" w:hAnsi="Times New Roman" w:cs="Times New Roman"/>
          <w:color w:val="000000" w:themeColor="text1"/>
          <w:sz w:val="24"/>
          <w:szCs w:val="24"/>
        </w:rPr>
        <w:t>a host generalist. Among their members detected on at least three host genera (Supplementary Figure S</w:t>
      </w:r>
      <w:r w:rsidRPr="00864AA6">
        <w:rPr>
          <w:rFonts w:ascii="Times New Roman" w:hAnsi="Times New Roman" w:cs="Times New Roman"/>
          <w:color w:val="000000" w:themeColor="text1"/>
          <w:sz w:val="24"/>
          <w:szCs w:val="24"/>
        </w:rPr>
        <w:t>4B, C)</w:t>
      </w:r>
      <w:r w:rsidRPr="00754319">
        <w:rPr>
          <w:rFonts w:ascii="Times New Roman" w:hAnsi="Times New Roman" w:cs="Times New Roman"/>
          <w:color w:val="000000" w:themeColor="text1"/>
          <w:sz w:val="24"/>
          <w:szCs w:val="24"/>
        </w:rPr>
        <w:t xml:space="preserve">, three anaerobic taxa, </w:t>
      </w:r>
      <w:r w:rsidRPr="00754319">
        <w:rPr>
          <w:rFonts w:ascii="Times New Roman" w:hAnsi="Times New Roman" w:cs="Times New Roman"/>
          <w:i/>
          <w:iCs/>
          <w:color w:val="000000" w:themeColor="text1"/>
          <w:sz w:val="24"/>
          <w:szCs w:val="24"/>
        </w:rPr>
        <w:t>Corynebacterium</w:t>
      </w:r>
      <w:r w:rsidRPr="00754319">
        <w:rPr>
          <w:rFonts w:ascii="Times New Roman" w:hAnsi="Times New Roman" w:cs="Times New Roman"/>
          <w:color w:val="000000" w:themeColor="text1"/>
          <w:sz w:val="24"/>
          <w:szCs w:val="24"/>
        </w:rPr>
        <w:t xml:space="preserve">, </w:t>
      </w:r>
      <w:r w:rsidRPr="00754319">
        <w:rPr>
          <w:rFonts w:ascii="Times New Roman" w:hAnsi="Times New Roman" w:cs="Times New Roman"/>
          <w:i/>
          <w:iCs/>
          <w:color w:val="000000" w:themeColor="text1"/>
          <w:sz w:val="24"/>
          <w:szCs w:val="24"/>
        </w:rPr>
        <w:t>Dolosigranulum</w:t>
      </w:r>
      <w:r w:rsidRPr="00754319">
        <w:rPr>
          <w:rFonts w:ascii="Times New Roman" w:hAnsi="Times New Roman" w:cs="Times New Roman"/>
          <w:color w:val="000000" w:themeColor="text1"/>
          <w:sz w:val="24"/>
          <w:szCs w:val="24"/>
        </w:rPr>
        <w:t xml:space="preserve">, and </w:t>
      </w:r>
      <w:r w:rsidRPr="00640A5B">
        <w:rPr>
          <w:rFonts w:ascii="Times New Roman" w:hAnsi="Times New Roman" w:cs="Times New Roman"/>
          <w:i/>
          <w:iCs/>
          <w:color w:val="000000" w:themeColor="text1"/>
          <w:sz w:val="24"/>
          <w:szCs w:val="24"/>
        </w:rPr>
        <w:t>Peptostreptococcaceae</w:t>
      </w:r>
      <w:r w:rsidRPr="00754319">
        <w:rPr>
          <w:rFonts w:ascii="Times New Roman" w:hAnsi="Times New Roman" w:cs="Times New Roman"/>
          <w:color w:val="000000" w:themeColor="text1"/>
          <w:sz w:val="24"/>
          <w:szCs w:val="24"/>
        </w:rPr>
        <w:t xml:space="preserve">, </w:t>
      </w:r>
      <w:r w:rsidR="00A366FB">
        <w:rPr>
          <w:rFonts w:ascii="Times New Roman" w:hAnsi="Times New Roman" w:cs="Times New Roman"/>
          <w:color w:val="000000" w:themeColor="text1"/>
          <w:sz w:val="24"/>
          <w:szCs w:val="24"/>
        </w:rPr>
        <w:t xml:space="preserve">that </w:t>
      </w:r>
      <w:r w:rsidRPr="00754319">
        <w:rPr>
          <w:rFonts w:ascii="Times New Roman" w:hAnsi="Times New Roman" w:cs="Times New Roman"/>
          <w:color w:val="000000" w:themeColor="text1"/>
          <w:sz w:val="24"/>
          <w:szCs w:val="24"/>
        </w:rPr>
        <w:t xml:space="preserve">differed in relative abundance among host plant orders (Kruskal–Wallis q &lt; 10⁻⁶). None of the four nitrogen-fixing taxa </w:t>
      </w:r>
      <w:r w:rsidR="00A366FB">
        <w:rPr>
          <w:rFonts w:ascii="Times New Roman" w:hAnsi="Times New Roman" w:cs="Times New Roman"/>
          <w:color w:val="000000" w:themeColor="text1"/>
          <w:sz w:val="24"/>
          <w:szCs w:val="24"/>
        </w:rPr>
        <w:t>showed significant differences</w:t>
      </w:r>
      <w:r w:rsidR="00A366FB" w:rsidRPr="00754319">
        <w:rPr>
          <w:rFonts w:ascii="Times New Roman" w:hAnsi="Times New Roman" w:cs="Times New Roman"/>
          <w:color w:val="000000" w:themeColor="text1"/>
          <w:sz w:val="24"/>
          <w:szCs w:val="24"/>
        </w:rPr>
        <w:t xml:space="preserve"> </w:t>
      </w:r>
      <w:r w:rsidRPr="00754319">
        <w:rPr>
          <w:rFonts w:ascii="Times New Roman" w:hAnsi="Times New Roman" w:cs="Times New Roman"/>
          <w:color w:val="000000" w:themeColor="text1"/>
          <w:sz w:val="24"/>
          <w:szCs w:val="24"/>
        </w:rPr>
        <w:t xml:space="preserve">(q ≥ 0.50). </w:t>
      </w:r>
      <w:r w:rsidRPr="00754319">
        <w:rPr>
          <w:rFonts w:ascii="Times New Roman" w:hAnsi="Times New Roman" w:cs="Times New Roman"/>
          <w:i/>
          <w:iCs/>
          <w:color w:val="000000" w:themeColor="text1"/>
          <w:sz w:val="24"/>
          <w:szCs w:val="24"/>
        </w:rPr>
        <w:t xml:space="preserve">Corynebacterium </w:t>
      </w:r>
      <w:r w:rsidRPr="00754319">
        <w:rPr>
          <w:rFonts w:ascii="Times New Roman" w:hAnsi="Times New Roman" w:cs="Times New Roman"/>
          <w:color w:val="000000" w:themeColor="text1"/>
          <w:sz w:val="24"/>
          <w:szCs w:val="24"/>
        </w:rPr>
        <w:t xml:space="preserve">and </w:t>
      </w:r>
      <w:r w:rsidRPr="00754319">
        <w:rPr>
          <w:rFonts w:ascii="Times New Roman" w:hAnsi="Times New Roman" w:cs="Times New Roman"/>
          <w:i/>
          <w:iCs/>
          <w:color w:val="000000" w:themeColor="text1"/>
          <w:sz w:val="24"/>
          <w:szCs w:val="24"/>
        </w:rPr>
        <w:t xml:space="preserve">Dolosigranulum </w:t>
      </w:r>
      <w:r w:rsidRPr="00754319">
        <w:rPr>
          <w:rFonts w:ascii="Times New Roman" w:hAnsi="Times New Roman" w:cs="Times New Roman"/>
          <w:color w:val="000000" w:themeColor="text1"/>
          <w:sz w:val="24"/>
          <w:szCs w:val="24"/>
        </w:rPr>
        <w:t xml:space="preserve">were taxa typical of human skin and airways, </w:t>
      </w:r>
      <w:r w:rsidR="00640A5B">
        <w:rPr>
          <w:rFonts w:ascii="Times New Roman" w:hAnsi="Times New Roman" w:cs="Times New Roman"/>
          <w:color w:val="000000" w:themeColor="text1"/>
          <w:sz w:val="24"/>
          <w:szCs w:val="24"/>
        </w:rPr>
        <w:t xml:space="preserve">these could be a result of </w:t>
      </w:r>
      <w:r w:rsidRPr="00754319">
        <w:rPr>
          <w:rFonts w:ascii="Times New Roman" w:hAnsi="Times New Roman" w:cs="Times New Roman"/>
          <w:color w:val="000000" w:themeColor="text1"/>
          <w:sz w:val="24"/>
          <w:szCs w:val="24"/>
        </w:rPr>
        <w:t>contamination in particular studies.</w:t>
      </w:r>
    </w:p>
    <w:p w:rsidR="001E3F28" w:rsidRPr="00754319" w:rsidRDefault="00000000" w:rsidP="00AB0F6E">
      <w:pPr>
        <w:spacing w:before="80" w:after="120" w:line="276" w:lineRule="auto"/>
        <w:jc w:val="both"/>
        <w:rPr>
          <w:rFonts w:ascii="Times New Roman" w:hAnsi="Times New Roman" w:cs="Times New Roman"/>
          <w:color w:val="000000" w:themeColor="text1"/>
          <w:sz w:val="24"/>
          <w:szCs w:val="24"/>
        </w:rPr>
      </w:pPr>
      <w:r w:rsidRPr="00754319">
        <w:rPr>
          <w:rFonts w:ascii="Times New Roman" w:hAnsi="Times New Roman" w:cs="Times New Roman"/>
          <w:color w:val="000000" w:themeColor="text1"/>
          <w:sz w:val="24"/>
          <w:szCs w:val="24"/>
        </w:rPr>
        <w:t xml:space="preserve">Between developmental stages, </w:t>
      </w:r>
      <w:r w:rsidR="00C76E9A">
        <w:rPr>
          <w:rFonts w:ascii="Times New Roman" w:hAnsi="Times New Roman" w:cs="Times New Roman"/>
          <w:color w:val="000000" w:themeColor="text1"/>
          <w:sz w:val="24"/>
          <w:szCs w:val="24"/>
        </w:rPr>
        <w:t xml:space="preserve">the </w:t>
      </w:r>
      <w:r w:rsidRPr="00754319">
        <w:rPr>
          <w:rFonts w:ascii="Times New Roman" w:hAnsi="Times New Roman" w:cs="Times New Roman"/>
          <w:color w:val="000000" w:themeColor="text1"/>
          <w:sz w:val="24"/>
          <w:szCs w:val="24"/>
        </w:rPr>
        <w:t xml:space="preserve">predicted functions </w:t>
      </w:r>
      <w:r w:rsidR="00C76E9A">
        <w:rPr>
          <w:rFonts w:ascii="Times New Roman" w:hAnsi="Times New Roman" w:cs="Times New Roman"/>
          <w:color w:val="000000" w:themeColor="text1"/>
          <w:sz w:val="24"/>
          <w:szCs w:val="24"/>
        </w:rPr>
        <w:t xml:space="preserve">showed </w:t>
      </w:r>
      <w:r w:rsidR="00640A5B">
        <w:rPr>
          <w:rFonts w:ascii="Times New Roman" w:hAnsi="Times New Roman" w:cs="Times New Roman"/>
          <w:color w:val="000000" w:themeColor="text1"/>
          <w:sz w:val="24"/>
          <w:szCs w:val="24"/>
        </w:rPr>
        <w:t xml:space="preserve">less changes </w:t>
      </w:r>
      <w:r w:rsidRPr="00754319">
        <w:rPr>
          <w:rFonts w:ascii="Times New Roman" w:hAnsi="Times New Roman" w:cs="Times New Roman"/>
          <w:color w:val="000000" w:themeColor="text1"/>
          <w:sz w:val="24"/>
          <w:szCs w:val="24"/>
        </w:rPr>
        <w:t>within plant families (Supplementary Figure S</w:t>
      </w:r>
      <w:r w:rsidRPr="00864AA6">
        <w:rPr>
          <w:rFonts w:ascii="Times New Roman" w:hAnsi="Times New Roman" w:cs="Times New Roman"/>
          <w:color w:val="000000" w:themeColor="text1"/>
          <w:sz w:val="24"/>
          <w:szCs w:val="24"/>
        </w:rPr>
        <w:t>5; Supplementary Table S8).</w:t>
      </w:r>
      <w:r w:rsidRPr="00754319">
        <w:rPr>
          <w:rFonts w:ascii="Times New Roman" w:hAnsi="Times New Roman" w:cs="Times New Roman"/>
          <w:color w:val="000000" w:themeColor="text1"/>
          <w:sz w:val="24"/>
          <w:szCs w:val="24"/>
        </w:rPr>
        <w:t xml:space="preserve"> No predicted trait </w:t>
      </w:r>
      <w:r w:rsidR="00640A5B">
        <w:rPr>
          <w:rFonts w:ascii="Times New Roman" w:hAnsi="Times New Roman" w:cs="Times New Roman"/>
          <w:color w:val="000000" w:themeColor="text1"/>
          <w:sz w:val="24"/>
          <w:szCs w:val="24"/>
        </w:rPr>
        <w:t xml:space="preserve">based on </w:t>
      </w:r>
      <w:r w:rsidRPr="00754319">
        <w:rPr>
          <w:rFonts w:ascii="Times New Roman" w:hAnsi="Times New Roman" w:cs="Times New Roman"/>
          <w:color w:val="000000" w:themeColor="text1"/>
          <w:sz w:val="24"/>
          <w:szCs w:val="24"/>
        </w:rPr>
        <w:t xml:space="preserve">KEGG level-2 or PGPg_finder category, or </w:t>
      </w:r>
      <w:r w:rsidR="00640A5B">
        <w:rPr>
          <w:rFonts w:ascii="Times New Roman" w:hAnsi="Times New Roman" w:cs="Times New Roman"/>
          <w:color w:val="000000" w:themeColor="text1"/>
          <w:sz w:val="24"/>
          <w:szCs w:val="24"/>
        </w:rPr>
        <w:t xml:space="preserve">other </w:t>
      </w:r>
      <w:r w:rsidRPr="00754319">
        <w:rPr>
          <w:rFonts w:ascii="Times New Roman" w:hAnsi="Times New Roman" w:cs="Times New Roman"/>
          <w:color w:val="000000" w:themeColor="text1"/>
          <w:sz w:val="24"/>
          <w:szCs w:val="24"/>
        </w:rPr>
        <w:t xml:space="preserve">special group showed </w:t>
      </w:r>
      <w:r w:rsidR="00640A5B">
        <w:rPr>
          <w:rFonts w:ascii="Times New Roman" w:hAnsi="Times New Roman" w:cs="Times New Roman"/>
          <w:color w:val="000000" w:themeColor="text1"/>
          <w:sz w:val="24"/>
          <w:szCs w:val="24"/>
        </w:rPr>
        <w:t xml:space="preserve">significant </w:t>
      </w:r>
      <w:r w:rsidRPr="00754319">
        <w:rPr>
          <w:rFonts w:ascii="Times New Roman" w:hAnsi="Times New Roman" w:cs="Times New Roman"/>
          <w:color w:val="000000" w:themeColor="text1"/>
          <w:sz w:val="24"/>
          <w:szCs w:val="24"/>
        </w:rPr>
        <w:t>pooled seedling–</w:t>
      </w:r>
      <w:r w:rsidR="00640A5B">
        <w:rPr>
          <w:rFonts w:ascii="Times New Roman" w:hAnsi="Times New Roman" w:cs="Times New Roman"/>
          <w:color w:val="000000" w:themeColor="text1"/>
          <w:sz w:val="24"/>
          <w:szCs w:val="24"/>
        </w:rPr>
        <w:t>to</w:t>
      </w:r>
      <w:r w:rsidR="00640A5B" w:rsidRPr="00754319">
        <w:rPr>
          <w:rFonts w:ascii="Times New Roman" w:hAnsi="Times New Roman" w:cs="Times New Roman"/>
          <w:color w:val="000000" w:themeColor="text1"/>
          <w:sz w:val="24"/>
          <w:szCs w:val="24"/>
        </w:rPr>
        <w:t>–</w:t>
      </w:r>
      <w:r w:rsidRPr="00754319">
        <w:rPr>
          <w:rFonts w:ascii="Times New Roman" w:hAnsi="Times New Roman" w:cs="Times New Roman"/>
          <w:color w:val="000000" w:themeColor="text1"/>
          <w:sz w:val="24"/>
          <w:szCs w:val="24"/>
        </w:rPr>
        <w:t>seed difference after correction (q ≥ 0.058). Before correction, seedlings carried a smaller share of predicted facultative anaerobes than seeds (g = −0.30, 95% CI −0.49 to −0.10, six plant families) and a larger share of predicted nitrate reducers (g = 0.26, 95% CI 0.10–0.43). Their predicted orthologue content was slightly lower in potassium solubilisation (g = −0.19) and in functions neutralising biotic stress (g = −0.27). The three special groups did not differ between stages (all p ≥ 0.23).</w:t>
      </w:r>
    </w:p>
    <w:p w:rsidR="006C5C03" w:rsidRDefault="006C5C03" w:rsidP="00AB0F6E">
      <w:pPr>
        <w:pStyle w:val="Heading1"/>
        <w:spacing w:line="276" w:lineRule="auto"/>
        <w:rPr>
          <w:rFonts w:ascii="Times New Roman" w:hAnsi="Times New Roman" w:cs="Times New Roman"/>
          <w:color w:val="000000" w:themeColor="text1"/>
          <w:sz w:val="24"/>
          <w:szCs w:val="24"/>
        </w:rPr>
        <w:sectPr w:rsidR="006C5C03" w:rsidSect="00002CFC">
          <w:footerReference w:type="even" r:id="rId16"/>
          <w:footerReference w:type="default" r:id="rId17"/>
          <w:pgSz w:w="11906" w:h="16838"/>
          <w:pgMar w:top="1440" w:right="1134" w:bottom="1134" w:left="1134" w:header="709" w:footer="709" w:gutter="0"/>
          <w:cols w:space="720"/>
          <w:docGrid w:linePitch="360"/>
        </w:sectPr>
      </w:pPr>
    </w:p>
    <w:p w:rsidR="00015D8D" w:rsidRPr="00754319" w:rsidRDefault="002F061B" w:rsidP="00AB0F6E">
      <w:pPr>
        <w:pStyle w:val="Heading1"/>
        <w:spacing w:line="276" w:lineRule="auto"/>
        <w:rPr>
          <w:rFonts w:ascii="Times New Roman" w:hAnsi="Times New Roman" w:cs="Times New Roman"/>
          <w:color w:val="000000" w:themeColor="text1"/>
          <w:sz w:val="24"/>
          <w:szCs w:val="24"/>
        </w:rPr>
      </w:pPr>
      <w:r w:rsidRPr="00754319">
        <w:rPr>
          <w:rFonts w:ascii="Times New Roman" w:hAnsi="Times New Roman" w:cs="Times New Roman"/>
          <w:color w:val="000000" w:themeColor="text1"/>
          <w:sz w:val="24"/>
          <w:szCs w:val="24"/>
        </w:rPr>
        <w:lastRenderedPageBreak/>
        <w:t>Discussion</w:t>
      </w:r>
    </w:p>
    <w:p w:rsidR="00905B3B" w:rsidRPr="00754319" w:rsidRDefault="00905B3B" w:rsidP="00905B3B">
      <w:pPr>
        <w:spacing w:before="80" w:after="120" w:line="276" w:lineRule="auto"/>
        <w:jc w:val="both"/>
        <w:rPr>
          <w:rFonts w:ascii="Times New Roman" w:hAnsi="Times New Roman" w:cs="Times New Roman"/>
          <w:color w:val="000000" w:themeColor="text1"/>
          <w:sz w:val="24"/>
          <w:szCs w:val="24"/>
        </w:rPr>
      </w:pPr>
      <w:r w:rsidRPr="00754319">
        <w:rPr>
          <w:rFonts w:ascii="Times New Roman" w:hAnsi="Times New Roman" w:cs="Times New Roman"/>
          <w:color w:val="000000" w:themeColor="text1"/>
          <w:sz w:val="24"/>
          <w:szCs w:val="24"/>
        </w:rPr>
        <w:t>The seed-to-seedling</w:t>
      </w:r>
      <w:r w:rsidRPr="00B633E1">
        <w:rPr>
          <w:rFonts w:ascii="Times New Roman" w:hAnsi="Times New Roman" w:cs="Times New Roman"/>
          <w:color w:val="000000" w:themeColor="text1"/>
          <w:sz w:val="24"/>
          <w:szCs w:val="24"/>
        </w:rPr>
        <w:t xml:space="preserve"> </w:t>
      </w:r>
      <w:r w:rsidRPr="00754319">
        <w:rPr>
          <w:rFonts w:ascii="Times New Roman" w:hAnsi="Times New Roman" w:cs="Times New Roman"/>
          <w:color w:val="000000" w:themeColor="text1"/>
          <w:sz w:val="24"/>
          <w:szCs w:val="24"/>
        </w:rPr>
        <w:t>transition</w:t>
      </w:r>
      <w:r>
        <w:rPr>
          <w:rFonts w:ascii="Times New Roman" w:hAnsi="Times New Roman" w:cs="Times New Roman"/>
          <w:color w:val="000000" w:themeColor="text1"/>
          <w:sz w:val="24"/>
          <w:szCs w:val="24"/>
        </w:rPr>
        <w:t xml:space="preserve"> is a unique plant development phase whose</w:t>
      </w:r>
      <w:r w:rsidRPr="00754319">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microbiome structure and diversity, in part, bears a </w:t>
      </w:r>
      <w:r w:rsidRPr="00754319">
        <w:rPr>
          <w:rFonts w:ascii="Times New Roman" w:hAnsi="Times New Roman" w:cs="Times New Roman"/>
          <w:color w:val="000000" w:themeColor="text1"/>
          <w:sz w:val="24"/>
          <w:szCs w:val="24"/>
        </w:rPr>
        <w:t>host-</w:t>
      </w:r>
      <w:r>
        <w:rPr>
          <w:rFonts w:ascii="Times New Roman" w:hAnsi="Times New Roman" w:cs="Times New Roman"/>
          <w:color w:val="000000" w:themeColor="text1"/>
          <w:sz w:val="24"/>
          <w:szCs w:val="24"/>
        </w:rPr>
        <w:t xml:space="preserve">dependent context. </w:t>
      </w:r>
      <w:r w:rsidRPr="00754319">
        <w:rPr>
          <w:rFonts w:ascii="Times New Roman" w:hAnsi="Times New Roman" w:cs="Times New Roman"/>
          <w:color w:val="000000" w:themeColor="text1"/>
          <w:sz w:val="24"/>
          <w:szCs w:val="24"/>
        </w:rPr>
        <w:t>Across 1,886 seed and seedling samples drawn from eight studies</w:t>
      </w:r>
      <w:r>
        <w:rPr>
          <w:rFonts w:ascii="Times New Roman" w:hAnsi="Times New Roman" w:cs="Times New Roman"/>
          <w:color w:val="000000" w:themeColor="text1"/>
          <w:sz w:val="24"/>
          <w:szCs w:val="24"/>
        </w:rPr>
        <w:t xml:space="preserve"> and </w:t>
      </w:r>
      <w:r w:rsidRPr="00754319">
        <w:rPr>
          <w:rFonts w:ascii="Times New Roman" w:hAnsi="Times New Roman" w:cs="Times New Roman"/>
          <w:color w:val="000000" w:themeColor="text1"/>
          <w:sz w:val="24"/>
          <w:szCs w:val="24"/>
        </w:rPr>
        <w:t>1</w:t>
      </w:r>
      <w:r w:rsidRPr="00864AA6">
        <w:rPr>
          <w:rFonts w:ascii="Times New Roman" w:hAnsi="Times New Roman" w:cs="Times New Roman"/>
          <w:color w:val="000000" w:themeColor="text1"/>
          <w:sz w:val="24"/>
          <w:szCs w:val="24"/>
        </w:rPr>
        <w:t>2 host genera</w:t>
      </w:r>
      <w:r w:rsidRPr="00754319">
        <w:rPr>
          <w:rFonts w:ascii="Times New Roman" w:hAnsi="Times New Roman" w:cs="Times New Roman"/>
          <w:color w:val="000000" w:themeColor="text1"/>
          <w:sz w:val="24"/>
          <w:szCs w:val="24"/>
        </w:rPr>
        <w:t>, the bacterial communities of seeds and seedlings were dominated by a small set of Proteobacteria, mainly Gammaproteobacteria (</w:t>
      </w:r>
      <w:r w:rsidRPr="00754319">
        <w:rPr>
          <w:rFonts w:ascii="Times New Roman" w:hAnsi="Times New Roman" w:cs="Times New Roman"/>
          <w:i/>
          <w:iCs/>
          <w:color w:val="000000" w:themeColor="text1"/>
          <w:sz w:val="24"/>
          <w:szCs w:val="24"/>
        </w:rPr>
        <w:t>Pantoea</w:t>
      </w:r>
      <w:r w:rsidRPr="00754319">
        <w:rPr>
          <w:rFonts w:ascii="Times New Roman" w:hAnsi="Times New Roman" w:cs="Times New Roman"/>
          <w:color w:val="000000" w:themeColor="text1"/>
          <w:sz w:val="24"/>
          <w:szCs w:val="24"/>
        </w:rPr>
        <w:t xml:space="preserve">, </w:t>
      </w:r>
      <w:r w:rsidRPr="00754319">
        <w:rPr>
          <w:rFonts w:ascii="Times New Roman" w:hAnsi="Times New Roman" w:cs="Times New Roman"/>
          <w:i/>
          <w:iCs/>
          <w:color w:val="000000" w:themeColor="text1"/>
          <w:sz w:val="24"/>
          <w:szCs w:val="24"/>
        </w:rPr>
        <w:t>Pseudomonas</w:t>
      </w:r>
      <w:r w:rsidRPr="00754319">
        <w:rPr>
          <w:rFonts w:ascii="Times New Roman" w:hAnsi="Times New Roman" w:cs="Times New Roman"/>
          <w:color w:val="000000" w:themeColor="text1"/>
          <w:sz w:val="24"/>
          <w:szCs w:val="24"/>
        </w:rPr>
        <w:t xml:space="preserve">, </w:t>
      </w:r>
      <w:r w:rsidRPr="00754319">
        <w:rPr>
          <w:rFonts w:ascii="Times New Roman" w:hAnsi="Times New Roman" w:cs="Times New Roman"/>
          <w:i/>
          <w:iCs/>
          <w:color w:val="000000" w:themeColor="text1"/>
          <w:sz w:val="24"/>
          <w:szCs w:val="24"/>
        </w:rPr>
        <w:t>Erwinia</w:t>
      </w:r>
      <w:r w:rsidRPr="00754319">
        <w:rPr>
          <w:rFonts w:ascii="Times New Roman" w:hAnsi="Times New Roman" w:cs="Times New Roman"/>
          <w:color w:val="000000" w:themeColor="text1"/>
          <w:sz w:val="24"/>
          <w:szCs w:val="24"/>
        </w:rPr>
        <w:t xml:space="preserve">). Firmicutes (class Bacilli) and Actinobacteriota (class Actinobacteria) </w:t>
      </w:r>
      <w:r>
        <w:rPr>
          <w:rFonts w:ascii="Times New Roman" w:hAnsi="Times New Roman" w:cs="Times New Roman"/>
          <w:color w:val="000000" w:themeColor="text1"/>
          <w:sz w:val="24"/>
          <w:szCs w:val="24"/>
        </w:rPr>
        <w:t xml:space="preserve">constituted </w:t>
      </w:r>
      <w:r w:rsidRPr="00754319">
        <w:rPr>
          <w:rFonts w:ascii="Times New Roman" w:hAnsi="Times New Roman" w:cs="Times New Roman"/>
          <w:color w:val="000000" w:themeColor="text1"/>
          <w:sz w:val="24"/>
          <w:szCs w:val="24"/>
        </w:rPr>
        <w:t>most of the remainder. Developmental stage</w:t>
      </w:r>
      <w:r>
        <w:rPr>
          <w:rFonts w:ascii="Times New Roman" w:hAnsi="Times New Roman" w:cs="Times New Roman"/>
          <w:color w:val="000000" w:themeColor="text1"/>
          <w:sz w:val="24"/>
          <w:szCs w:val="24"/>
        </w:rPr>
        <w:t xml:space="preserve"> (seed vs seedling)</w:t>
      </w:r>
      <w:r w:rsidRPr="00754319">
        <w:rPr>
          <w:rFonts w:ascii="Times New Roman" w:hAnsi="Times New Roman" w:cs="Times New Roman"/>
          <w:color w:val="000000" w:themeColor="text1"/>
          <w:sz w:val="24"/>
          <w:szCs w:val="24"/>
        </w:rPr>
        <w:t xml:space="preserve"> explain</w:t>
      </w:r>
      <w:r>
        <w:rPr>
          <w:rFonts w:ascii="Times New Roman" w:hAnsi="Times New Roman" w:cs="Times New Roman"/>
          <w:color w:val="000000" w:themeColor="text1"/>
          <w:sz w:val="24"/>
          <w:szCs w:val="24"/>
        </w:rPr>
        <w:t>ed least to</w:t>
      </w:r>
      <w:r w:rsidRPr="00754319">
        <w:rPr>
          <w:rFonts w:ascii="Times New Roman" w:hAnsi="Times New Roman" w:cs="Times New Roman"/>
          <w:color w:val="000000" w:themeColor="text1"/>
          <w:sz w:val="24"/>
          <w:szCs w:val="24"/>
        </w:rPr>
        <w:t xml:space="preserve"> the variation in </w:t>
      </w:r>
      <w:r>
        <w:rPr>
          <w:rFonts w:ascii="Times New Roman" w:hAnsi="Times New Roman" w:cs="Times New Roman"/>
          <w:color w:val="000000" w:themeColor="text1"/>
          <w:sz w:val="24"/>
          <w:szCs w:val="24"/>
        </w:rPr>
        <w:t xml:space="preserve">bacterial </w:t>
      </w:r>
      <w:r w:rsidRPr="00754319">
        <w:rPr>
          <w:rFonts w:ascii="Times New Roman" w:hAnsi="Times New Roman" w:cs="Times New Roman"/>
          <w:color w:val="000000" w:themeColor="text1"/>
          <w:sz w:val="24"/>
          <w:szCs w:val="24"/>
        </w:rPr>
        <w:t xml:space="preserve">diversity </w:t>
      </w:r>
      <w:r>
        <w:rPr>
          <w:rFonts w:ascii="Times New Roman" w:hAnsi="Times New Roman" w:cs="Times New Roman"/>
          <w:color w:val="000000" w:themeColor="text1"/>
          <w:sz w:val="24"/>
          <w:szCs w:val="24"/>
        </w:rPr>
        <w:t>even than host phylogeny at family and genus levels; where h</w:t>
      </w:r>
      <w:r w:rsidRPr="00754319">
        <w:rPr>
          <w:rFonts w:ascii="Times New Roman" w:hAnsi="Times New Roman" w:cs="Times New Roman"/>
          <w:color w:val="000000" w:themeColor="text1"/>
          <w:sz w:val="24"/>
          <w:szCs w:val="24"/>
        </w:rPr>
        <w:t xml:space="preserve">ost </w:t>
      </w:r>
      <w:r w:rsidRPr="00864AA6">
        <w:rPr>
          <w:rFonts w:ascii="Times New Roman" w:hAnsi="Times New Roman" w:cs="Times New Roman"/>
          <w:color w:val="000000" w:themeColor="text1"/>
          <w:sz w:val="24"/>
          <w:szCs w:val="24"/>
        </w:rPr>
        <w:t>gen</w:t>
      </w:r>
      <w:r>
        <w:rPr>
          <w:rFonts w:ascii="Times New Roman" w:hAnsi="Times New Roman" w:cs="Times New Roman"/>
          <w:color w:val="000000" w:themeColor="text1"/>
          <w:sz w:val="24"/>
          <w:szCs w:val="24"/>
        </w:rPr>
        <w:t>era</w:t>
      </w:r>
      <w:r w:rsidRPr="00754319">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had far-much effects on bacterial diversity</w:t>
      </w:r>
      <w:r w:rsidRPr="00754319">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Moreover, </w:t>
      </w:r>
      <w:r w:rsidRPr="00754319">
        <w:rPr>
          <w:rFonts w:ascii="Times New Roman" w:hAnsi="Times New Roman" w:cs="Times New Roman"/>
          <w:color w:val="000000" w:themeColor="text1"/>
          <w:sz w:val="24"/>
          <w:szCs w:val="24"/>
        </w:rPr>
        <w:t xml:space="preserve">lower diversity in </w:t>
      </w:r>
      <w:r w:rsidRPr="006C5C03">
        <w:rPr>
          <w:rFonts w:ascii="Times New Roman" w:hAnsi="Times New Roman" w:cs="Times New Roman"/>
          <w:i/>
          <w:iCs/>
          <w:color w:val="000000" w:themeColor="text1"/>
          <w:sz w:val="24"/>
          <w:szCs w:val="24"/>
        </w:rPr>
        <w:t>Fabaceae</w:t>
      </w:r>
      <w:r w:rsidRPr="00754319">
        <w:rPr>
          <w:rFonts w:ascii="Times New Roman" w:hAnsi="Times New Roman" w:cs="Times New Roman"/>
          <w:color w:val="000000" w:themeColor="text1"/>
          <w:sz w:val="24"/>
          <w:szCs w:val="24"/>
        </w:rPr>
        <w:t xml:space="preserve"> seedlings </w:t>
      </w:r>
      <w:r>
        <w:rPr>
          <w:rFonts w:ascii="Times New Roman" w:hAnsi="Times New Roman" w:cs="Times New Roman"/>
          <w:color w:val="000000" w:themeColor="text1"/>
          <w:sz w:val="24"/>
          <w:szCs w:val="24"/>
        </w:rPr>
        <w:t>and</w:t>
      </w:r>
      <w:r w:rsidRPr="00754319">
        <w:rPr>
          <w:rFonts w:ascii="Times New Roman" w:hAnsi="Times New Roman" w:cs="Times New Roman"/>
          <w:color w:val="000000" w:themeColor="text1"/>
          <w:sz w:val="24"/>
          <w:szCs w:val="24"/>
        </w:rPr>
        <w:t xml:space="preserve"> higher diversity in </w:t>
      </w:r>
      <w:r w:rsidRPr="006C5C03">
        <w:rPr>
          <w:rFonts w:ascii="Times New Roman" w:hAnsi="Times New Roman" w:cs="Times New Roman"/>
          <w:i/>
          <w:iCs/>
          <w:color w:val="000000" w:themeColor="text1"/>
          <w:sz w:val="24"/>
          <w:szCs w:val="24"/>
        </w:rPr>
        <w:t>Poaceae</w:t>
      </w:r>
      <w:r w:rsidRPr="00754319">
        <w:rPr>
          <w:rFonts w:ascii="Times New Roman" w:hAnsi="Times New Roman" w:cs="Times New Roman"/>
          <w:color w:val="000000" w:themeColor="text1"/>
          <w:sz w:val="24"/>
          <w:szCs w:val="24"/>
        </w:rPr>
        <w:t xml:space="preserve"> seedlings</w:t>
      </w:r>
      <w:r>
        <w:rPr>
          <w:rFonts w:ascii="Times New Roman" w:hAnsi="Times New Roman" w:cs="Times New Roman"/>
          <w:color w:val="000000" w:themeColor="text1"/>
          <w:sz w:val="24"/>
          <w:szCs w:val="24"/>
        </w:rPr>
        <w:t xml:space="preserve"> were evidenced.</w:t>
      </w:r>
      <w:r w:rsidRPr="00754319">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Regarding community structure, host genus consistently shapes community composition than </w:t>
      </w:r>
      <w:r w:rsidRPr="00864AA6">
        <w:rPr>
          <w:rFonts w:ascii="Times New Roman" w:hAnsi="Times New Roman" w:cs="Times New Roman"/>
          <w:color w:val="000000" w:themeColor="text1"/>
          <w:sz w:val="24"/>
          <w:szCs w:val="24"/>
        </w:rPr>
        <w:t>stag</w:t>
      </w:r>
      <w:r>
        <w:rPr>
          <w:rFonts w:ascii="Times New Roman" w:hAnsi="Times New Roman" w:cs="Times New Roman"/>
          <w:color w:val="000000" w:themeColor="text1"/>
          <w:sz w:val="24"/>
          <w:szCs w:val="24"/>
        </w:rPr>
        <w:t>e</w:t>
      </w:r>
      <w:r w:rsidRPr="00754319">
        <w:rPr>
          <w:rFonts w:ascii="Times New Roman" w:hAnsi="Times New Roman" w:cs="Times New Roman"/>
          <w:color w:val="000000" w:themeColor="text1"/>
          <w:sz w:val="24"/>
          <w:szCs w:val="24"/>
        </w:rPr>
        <w:t>.</w:t>
      </w:r>
    </w:p>
    <w:p w:rsidR="00015D8D" w:rsidRPr="00754319" w:rsidRDefault="00905B3B" w:rsidP="00905B3B">
      <w:pPr>
        <w:spacing w:before="80" w:after="120" w:line="276" w:lineRule="auto"/>
        <w:jc w:val="both"/>
        <w:rPr>
          <w:rFonts w:ascii="Times New Roman" w:hAnsi="Times New Roman" w:cs="Times New Roman"/>
          <w:color w:val="000000" w:themeColor="text1"/>
          <w:sz w:val="24"/>
          <w:szCs w:val="24"/>
        </w:rPr>
      </w:pPr>
      <w:r w:rsidRPr="00754319">
        <w:rPr>
          <w:rFonts w:ascii="Times New Roman" w:hAnsi="Times New Roman" w:cs="Times New Roman"/>
          <w:color w:val="000000" w:themeColor="text1"/>
          <w:sz w:val="24"/>
          <w:szCs w:val="24"/>
        </w:rPr>
        <w:t xml:space="preserve">Our results partly align with previous </w:t>
      </w:r>
      <w:r>
        <w:rPr>
          <w:rFonts w:ascii="Times New Roman" w:hAnsi="Times New Roman" w:cs="Times New Roman"/>
          <w:color w:val="000000" w:themeColor="text1"/>
          <w:sz w:val="24"/>
          <w:szCs w:val="24"/>
        </w:rPr>
        <w:t xml:space="preserve">studies based on a </w:t>
      </w:r>
      <w:r w:rsidRPr="00754319">
        <w:rPr>
          <w:rFonts w:ascii="Times New Roman" w:hAnsi="Times New Roman" w:cs="Times New Roman"/>
          <w:color w:val="000000" w:themeColor="text1"/>
          <w:sz w:val="24"/>
          <w:szCs w:val="24"/>
        </w:rPr>
        <w:t xml:space="preserve">single-host that </w:t>
      </w:r>
      <w:r>
        <w:rPr>
          <w:rFonts w:ascii="Times New Roman" w:hAnsi="Times New Roman" w:cs="Times New Roman"/>
          <w:color w:val="000000" w:themeColor="text1"/>
          <w:sz w:val="24"/>
          <w:szCs w:val="24"/>
        </w:rPr>
        <w:t xml:space="preserve">showed the predominance of </w:t>
      </w:r>
      <w:r w:rsidRPr="00754319">
        <w:rPr>
          <w:rFonts w:ascii="Times New Roman" w:hAnsi="Times New Roman" w:cs="Times New Roman"/>
          <w:i/>
          <w:iCs/>
          <w:color w:val="000000" w:themeColor="text1"/>
          <w:sz w:val="24"/>
          <w:szCs w:val="24"/>
        </w:rPr>
        <w:t xml:space="preserve">Pseudomonas </w:t>
      </w:r>
      <w:r w:rsidRPr="00754319">
        <w:rPr>
          <w:rFonts w:ascii="Times New Roman" w:hAnsi="Times New Roman" w:cs="Times New Roman"/>
          <w:color w:val="000000" w:themeColor="text1"/>
          <w:sz w:val="24"/>
          <w:szCs w:val="24"/>
        </w:rPr>
        <w:t xml:space="preserve">and </w:t>
      </w:r>
      <w:r w:rsidRPr="00754319">
        <w:rPr>
          <w:rFonts w:ascii="Times New Roman" w:hAnsi="Times New Roman" w:cs="Times New Roman"/>
          <w:i/>
          <w:iCs/>
          <w:color w:val="000000" w:themeColor="text1"/>
          <w:sz w:val="24"/>
          <w:szCs w:val="24"/>
        </w:rPr>
        <w:t>Pantoea</w:t>
      </w:r>
      <w:r w:rsidRPr="00754319">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fldChar w:fldCharType="begin"/>
      </w:r>
      <w:r w:rsidR="006F3D74">
        <w:rPr>
          <w:rFonts w:ascii="Times New Roman" w:hAnsi="Times New Roman" w:cs="Times New Roman"/>
          <w:color w:val="000000" w:themeColor="text1"/>
          <w:sz w:val="24"/>
          <w:szCs w:val="24"/>
        </w:rPr>
        <w:instrText xml:space="preserve"> ADDIN ZOTERO_ITEM CSL_CITATION {"citationID":"1q1XthXg","properties":{"unsorted":false,"formattedCitation":"(Simonin {\\i{}et al.}, 2022; Michl {\\i{}et al.}, 2024; Chen {\\i{}et al.}, 2025)","plainCitation":"(Simonin et al., 2022; Michl et al., 2024; Chen et al., 2025)","noteIndex":0},"citationItems":[{"id":19949,"uris":["http://zotero.org/users/11386985/items/9DG9GDK7"],"itemData":{"id":19949,"type":"article-journal","abstract":"Seed microbiota constitutes a primary inoculum for plants that is gaining attention owing to its role for plant health and productivity. Here, we performed a meta-analysis on 63 seed microbiota studies covering 50 plant species to synthesize knowledge on the diversity of this habitat. Seed microbiota are diverse and extremely variable, with taxa richness varying from one to thousands of taxa. Hence, seed microbiota presents a variable (i.e. flexible) microbial fraction but we also identified a stable (i.e. core) fraction across samples. Around 30 bacterial and fungal taxa are present in most plant species and in samples from all over the world. Core taxa, such as Pantoea agglomerans, Pseudomonas viridiflava, P. fluorescens, Cladosporium perangustum and Alternaria sp., are dominant seed taxa. The characterization of the core and flexible seed microbiota provided here will help uncover seed microbiota roles for plant health and design effective microbiome engineering.","container-title":"New Phytologist","DOI":"10.1111/nph.18037","ISSN":"14698137","issue":"4","page":"1448-1463","PMID":"35175621","title":"Seed microbiota revealed by a large-scale meta-analysis including 50 plant species","volume":"234","author":[{"family":"Simonin","given":"Marie"},{"family":"Briand","given":"Martial"},{"family":"Chesneau","given":"Guillaume"},{"family":"Rochefort","given":"Aude"},{"family":"Marais","given":"Coralie"},{"family":"Sarniguet","given":"Alain"},{"family":"Barret","given":"Matthieu"}],"issued":{"date-parts":[["2022"]]}}},{"id":22590,"uris":["http://zotero.org/users/11386985/items/TX74QTY3"],"itemData":{"id":22590,"type":"article-journal","abstract":"Background Seed endophytes have a significant impact on plant health and fitness. They can be inherited and passed on to the next plant generation. However, the impact of breeding on their composition in seeds is less understood. Here, we studied the indigenous seed microbiome of a recently domesticated perennial grain crop (Intermediate wheatgrass, Thinopyrum intermedium L.) that promises great potential for harnessing microorganisms to enhance crop performance by a multiphasic approach, including amplicon and strain libraries, as well as molecular and physiological assays.\nResults Intermediate wheatgrass seeds harvested from four field sites in Europe over three consecutive years were dominated by Proteobacteria (88%), followed by Firmicutes (10%). Pantoea was the most abundant genus and Pantoea agglomerans was identified as the only core taxon present in all samples. While bacterial diversity and species richness were similar across all accessions, the relative abundance varied especially in terms of low abundant and rare taxa. Seeds from four different breeding cycles (TLI C3, C5, C704, C801) showed significant differences in bacterial community composition and abundance. We found a decrease in the relative abundance of the functional genes nirK and nifH as well as a drop in bacterial diversity and richness. This was associated with a loss of amplicon sequence variants (ASVs) in Actinobacteria, Alphaproteobacteria, and Bacilli, which could be partially compensated in offspring seeds, which have been cultivated at a new site. Interestingly, only a subset assigned to potentially beneficial bacteria, e.g. Pantoea, Kosakonia, and Pseudomonas, was transmitted to the next plant generation or shared with offspring seeds.\nConclusion Overall, this study advances our understanding of the assembly and transmission of endophytic seed microorganisms in perennial intermediate wheatgrass and highlights the importance of considering the plant microbiome in future breeding programs.","container-title":"Environmental Microbiome","DOI":"10.1186/s40793-024-00584-3","ISSN":"2524-6372","issue":"1","journalAbbreviation":"Environmental Microbiome","language":"en","page":"40","source":"DOI.org (Crossref)","title":"Determining the footprint of breeding in the seed microbiome of a perennial cereal","URL":"https://environmentalmicrobiome.biomedcentral.com/articles/10.1186/s40793-024-00584-3","volume":"19","author":[{"family":"Michl","given":"Kristina"},{"family":"David","given":"Christophe"},{"family":"Dumont","given":"Benjamin"},{"family":"Mårtensson","given":"Linda-Maria Dimitrova"},{"family":"Rasche","given":"Frank"},{"family":"Berg","given":"Gabriele"},{"family":"Cernava","given":"Tomislav"}],"accessed":{"date-parts":[["2026",10,28]]},"issued":{"date-parts":[["2024",6,17]]}}},{"id":21774,"uris":["http://zotero.org/users/11386985/items/SF74TUT2"],"itemData":{"id":21774,"type":"article-journal","container-title":"mSystems","DOI":"10.1128/msystems.01441-25","issue":"1","license":"CC0 1.0 Universal Public Domain Dedication","page":"e01441-25","publisher":"American Society for Microbiology","source":"journals.asm.org (Atypon)","title":"The tomato seed microbiome is mainly shaped by host genotype and production site","URL":"https://journals.asm.org/doi/10.1128/msystems.01441-25","volume":"11","author":[{"family":"Chen","given":"Xiaoyulong"},{"family":"Olimi","given":"Expedito"},{"family":"Lobato","given":"Carolina"},{"family":"Berg","given":"Gabriele"},{"family":"Cernava","given":"Tomislav"}],"accessed":{"date-parts":[["2026",1,31]]},"issued":{"date-parts":[["2025",12,18]]}}}],"schema":"https://github.com/citation-style-language/schema/raw/master/csl-citation.json"} </w:instrText>
      </w:r>
      <w:r>
        <w:rPr>
          <w:rFonts w:ascii="Times New Roman" w:hAnsi="Times New Roman" w:cs="Times New Roman"/>
          <w:color w:val="000000" w:themeColor="text1"/>
          <w:sz w:val="24"/>
          <w:szCs w:val="24"/>
        </w:rPr>
        <w:fldChar w:fldCharType="separate"/>
      </w:r>
      <w:r w:rsidR="006F3D74" w:rsidRPr="006F3D74">
        <w:rPr>
          <w:rFonts w:ascii="Times New Roman" w:hAnsi="Times New Roman" w:cs="Times New Roman"/>
          <w:color w:val="000000"/>
          <w:sz w:val="24"/>
          <w:szCs w:val="24"/>
        </w:rPr>
        <w:t xml:space="preserve">(Simonin </w:t>
      </w:r>
      <w:r w:rsidR="006F3D74" w:rsidRPr="006F3D74">
        <w:rPr>
          <w:rFonts w:ascii="Times New Roman" w:hAnsi="Times New Roman" w:cs="Times New Roman"/>
          <w:i/>
          <w:iCs/>
          <w:color w:val="000000"/>
          <w:sz w:val="24"/>
          <w:szCs w:val="24"/>
        </w:rPr>
        <w:t>et al.</w:t>
      </w:r>
      <w:r w:rsidR="006F3D74" w:rsidRPr="006F3D74">
        <w:rPr>
          <w:rFonts w:ascii="Times New Roman" w:hAnsi="Times New Roman" w:cs="Times New Roman"/>
          <w:color w:val="000000"/>
          <w:sz w:val="24"/>
          <w:szCs w:val="24"/>
        </w:rPr>
        <w:t xml:space="preserve">, 2022; Michl </w:t>
      </w:r>
      <w:r w:rsidR="006F3D74" w:rsidRPr="006F3D74">
        <w:rPr>
          <w:rFonts w:ascii="Times New Roman" w:hAnsi="Times New Roman" w:cs="Times New Roman"/>
          <w:i/>
          <w:iCs/>
          <w:color w:val="000000"/>
          <w:sz w:val="24"/>
          <w:szCs w:val="24"/>
        </w:rPr>
        <w:t>et al.</w:t>
      </w:r>
      <w:r w:rsidR="006F3D74" w:rsidRPr="006F3D74">
        <w:rPr>
          <w:rFonts w:ascii="Times New Roman" w:hAnsi="Times New Roman" w:cs="Times New Roman"/>
          <w:color w:val="000000"/>
          <w:sz w:val="24"/>
          <w:szCs w:val="24"/>
        </w:rPr>
        <w:t xml:space="preserve">, 2024; Chen </w:t>
      </w:r>
      <w:r w:rsidR="006F3D74" w:rsidRPr="006F3D74">
        <w:rPr>
          <w:rFonts w:ascii="Times New Roman" w:hAnsi="Times New Roman" w:cs="Times New Roman"/>
          <w:i/>
          <w:iCs/>
          <w:color w:val="000000"/>
          <w:sz w:val="24"/>
          <w:szCs w:val="24"/>
        </w:rPr>
        <w:t>et al.</w:t>
      </w:r>
      <w:r w:rsidR="006F3D74" w:rsidRPr="006F3D74">
        <w:rPr>
          <w:rFonts w:ascii="Times New Roman" w:hAnsi="Times New Roman" w:cs="Times New Roman"/>
          <w:color w:val="000000"/>
          <w:sz w:val="24"/>
          <w:szCs w:val="24"/>
        </w:rPr>
        <w:t>, 2025)</w:t>
      </w:r>
      <w:r>
        <w:rPr>
          <w:rFonts w:ascii="Times New Roman" w:hAnsi="Times New Roman" w:cs="Times New Roman"/>
          <w:color w:val="000000" w:themeColor="text1"/>
          <w:sz w:val="24"/>
          <w:szCs w:val="24"/>
        </w:rPr>
        <w:fldChar w:fldCharType="end"/>
      </w:r>
      <w:r w:rsidRPr="00754319">
        <w:rPr>
          <w:rFonts w:ascii="Times New Roman" w:hAnsi="Times New Roman" w:cs="Times New Roman"/>
          <w:color w:val="000000" w:themeColor="text1"/>
          <w:sz w:val="24"/>
          <w:szCs w:val="24"/>
        </w:rPr>
        <w:t xml:space="preserve">. </w:t>
      </w:r>
      <w:r w:rsidRPr="00754319">
        <w:rPr>
          <w:rFonts w:ascii="Times New Roman" w:hAnsi="Times New Roman" w:cs="Times New Roman"/>
          <w:i/>
          <w:iCs/>
          <w:color w:val="000000" w:themeColor="text1"/>
          <w:sz w:val="24"/>
          <w:szCs w:val="24"/>
        </w:rPr>
        <w:t xml:space="preserve">Pseudomonas </w:t>
      </w:r>
      <w:r w:rsidRPr="00754319">
        <w:rPr>
          <w:rFonts w:ascii="Times New Roman" w:hAnsi="Times New Roman" w:cs="Times New Roman"/>
          <w:color w:val="000000" w:themeColor="text1"/>
          <w:sz w:val="24"/>
          <w:szCs w:val="24"/>
        </w:rPr>
        <w:t xml:space="preserve">was higher in seedlings </w:t>
      </w:r>
      <w:r w:rsidR="006F3D74">
        <w:rPr>
          <w:rFonts w:ascii="Times New Roman" w:hAnsi="Times New Roman" w:cs="Times New Roman"/>
          <w:color w:val="000000" w:themeColor="text1"/>
          <w:sz w:val="24"/>
          <w:szCs w:val="24"/>
        </w:rPr>
        <w:t xml:space="preserve">of </w:t>
      </w:r>
      <w:r w:rsidRPr="00864AA6">
        <w:rPr>
          <w:rFonts w:ascii="Times New Roman" w:hAnsi="Times New Roman" w:cs="Times New Roman"/>
          <w:color w:val="000000" w:themeColor="text1"/>
          <w:sz w:val="24"/>
          <w:szCs w:val="24"/>
        </w:rPr>
        <w:t>four plant familie</w:t>
      </w:r>
      <w:r w:rsidRPr="00754319">
        <w:rPr>
          <w:rFonts w:ascii="Times New Roman" w:hAnsi="Times New Roman" w:cs="Times New Roman"/>
          <w:color w:val="000000" w:themeColor="text1"/>
          <w:sz w:val="24"/>
          <w:szCs w:val="24"/>
        </w:rPr>
        <w:t>s</w:t>
      </w:r>
      <w:r w:rsidRPr="00864AA6">
        <w:rPr>
          <w:rFonts w:ascii="Times New Roman" w:hAnsi="Times New Roman" w:cs="Times New Roman"/>
          <w:color w:val="000000" w:themeColor="text1"/>
          <w:sz w:val="24"/>
          <w:szCs w:val="24"/>
        </w:rPr>
        <w:t xml:space="preserve"> and s</w:t>
      </w:r>
      <w:r w:rsidR="006F3D74">
        <w:rPr>
          <w:rFonts w:ascii="Times New Roman" w:hAnsi="Times New Roman" w:cs="Times New Roman"/>
          <w:color w:val="000000" w:themeColor="text1"/>
          <w:sz w:val="24"/>
          <w:szCs w:val="24"/>
        </w:rPr>
        <w:t xml:space="preserve">ix host </w:t>
      </w:r>
      <w:r w:rsidRPr="00864AA6">
        <w:rPr>
          <w:rFonts w:ascii="Times New Roman" w:hAnsi="Times New Roman" w:cs="Times New Roman"/>
          <w:color w:val="000000" w:themeColor="text1"/>
          <w:sz w:val="24"/>
          <w:szCs w:val="24"/>
        </w:rPr>
        <w:t>genera</w:t>
      </w:r>
      <w:r w:rsidRPr="00754319">
        <w:rPr>
          <w:rFonts w:ascii="Times New Roman" w:hAnsi="Times New Roman" w:cs="Times New Roman"/>
          <w:color w:val="000000" w:themeColor="text1"/>
          <w:sz w:val="24"/>
          <w:szCs w:val="24"/>
        </w:rPr>
        <w:t xml:space="preserve">. </w:t>
      </w:r>
      <w:r w:rsidR="002F061B" w:rsidRPr="00E65AFA">
        <w:rPr>
          <w:rFonts w:ascii="Times New Roman" w:hAnsi="Times New Roman" w:cs="Times New Roman"/>
          <w:i/>
          <w:iCs/>
          <w:color w:val="000000" w:themeColor="text1"/>
          <w:sz w:val="24"/>
          <w:szCs w:val="24"/>
        </w:rPr>
        <w:t>Pantoea</w:t>
      </w:r>
      <w:r w:rsidR="002F061B" w:rsidRPr="00754319">
        <w:rPr>
          <w:rFonts w:ascii="Times New Roman" w:hAnsi="Times New Roman" w:cs="Times New Roman"/>
          <w:color w:val="000000" w:themeColor="text1"/>
          <w:sz w:val="24"/>
          <w:szCs w:val="24"/>
        </w:rPr>
        <w:t xml:space="preserve">, the most abundant genus, </w:t>
      </w:r>
      <w:r>
        <w:rPr>
          <w:rFonts w:ascii="Times New Roman" w:hAnsi="Times New Roman" w:cs="Times New Roman"/>
          <w:color w:val="000000" w:themeColor="text1"/>
          <w:sz w:val="24"/>
          <w:szCs w:val="24"/>
        </w:rPr>
        <w:t>was</w:t>
      </w:r>
      <w:r w:rsidR="002F061B" w:rsidRPr="00754319">
        <w:rPr>
          <w:rFonts w:ascii="Times New Roman" w:hAnsi="Times New Roman" w:cs="Times New Roman"/>
          <w:color w:val="000000" w:themeColor="text1"/>
          <w:sz w:val="24"/>
          <w:szCs w:val="24"/>
        </w:rPr>
        <w:t xml:space="preserve"> a </w:t>
      </w:r>
      <w:r>
        <w:rPr>
          <w:rFonts w:ascii="Times New Roman" w:hAnsi="Times New Roman" w:cs="Times New Roman"/>
          <w:color w:val="000000" w:themeColor="text1"/>
          <w:sz w:val="24"/>
          <w:szCs w:val="24"/>
        </w:rPr>
        <w:t xml:space="preserve">developmental </w:t>
      </w:r>
      <w:r w:rsidR="002F061B" w:rsidRPr="00754319">
        <w:rPr>
          <w:rFonts w:ascii="Times New Roman" w:hAnsi="Times New Roman" w:cs="Times New Roman"/>
          <w:color w:val="000000" w:themeColor="text1"/>
          <w:sz w:val="24"/>
          <w:szCs w:val="24"/>
        </w:rPr>
        <w:t xml:space="preserve">stage generalist. The most consistent seedling </w:t>
      </w:r>
      <w:r>
        <w:rPr>
          <w:rFonts w:ascii="Times New Roman" w:hAnsi="Times New Roman" w:cs="Times New Roman"/>
          <w:color w:val="000000" w:themeColor="text1"/>
          <w:sz w:val="24"/>
          <w:szCs w:val="24"/>
        </w:rPr>
        <w:t>indicator</w:t>
      </w:r>
      <w:r w:rsidRPr="00754319">
        <w:rPr>
          <w:rFonts w:ascii="Times New Roman" w:hAnsi="Times New Roman" w:cs="Times New Roman"/>
          <w:color w:val="000000" w:themeColor="text1"/>
          <w:sz w:val="24"/>
          <w:szCs w:val="24"/>
        </w:rPr>
        <w:t xml:space="preserve"> </w:t>
      </w:r>
      <w:r w:rsidR="006F3D74">
        <w:rPr>
          <w:rFonts w:ascii="Times New Roman" w:hAnsi="Times New Roman" w:cs="Times New Roman"/>
          <w:color w:val="000000" w:themeColor="text1"/>
          <w:sz w:val="24"/>
          <w:szCs w:val="24"/>
        </w:rPr>
        <w:t>included</w:t>
      </w:r>
      <w:r>
        <w:rPr>
          <w:rFonts w:ascii="Times New Roman" w:hAnsi="Times New Roman" w:cs="Times New Roman"/>
          <w:color w:val="000000" w:themeColor="text1"/>
          <w:sz w:val="24"/>
          <w:szCs w:val="24"/>
        </w:rPr>
        <w:t xml:space="preserve"> the </w:t>
      </w:r>
      <w:r w:rsidR="002F061B" w:rsidRPr="00754319">
        <w:rPr>
          <w:rFonts w:ascii="Times New Roman" w:hAnsi="Times New Roman" w:cs="Times New Roman"/>
          <w:color w:val="000000" w:themeColor="text1"/>
          <w:sz w:val="24"/>
          <w:szCs w:val="24"/>
        </w:rPr>
        <w:t>spore-forming Firmicutes</w:t>
      </w:r>
      <w:r>
        <w:rPr>
          <w:rFonts w:ascii="Times New Roman" w:hAnsi="Times New Roman" w:cs="Times New Roman"/>
          <w:color w:val="000000" w:themeColor="text1"/>
          <w:sz w:val="24"/>
          <w:szCs w:val="24"/>
        </w:rPr>
        <w:t xml:space="preserve">, </w:t>
      </w:r>
      <w:r w:rsidR="002F061B" w:rsidRPr="00754319">
        <w:rPr>
          <w:rFonts w:ascii="Times New Roman" w:hAnsi="Times New Roman" w:cs="Times New Roman"/>
          <w:i/>
          <w:iCs/>
          <w:color w:val="000000" w:themeColor="text1"/>
          <w:sz w:val="24"/>
          <w:szCs w:val="24"/>
        </w:rPr>
        <w:t>Bacillus</w:t>
      </w:r>
      <w:r>
        <w:rPr>
          <w:rFonts w:ascii="Times New Roman" w:hAnsi="Times New Roman" w:cs="Times New Roman"/>
          <w:color w:val="000000" w:themeColor="text1"/>
          <w:sz w:val="24"/>
          <w:szCs w:val="24"/>
        </w:rPr>
        <w:t>. It w</w:t>
      </w:r>
      <w:r w:rsidR="002F061B" w:rsidRPr="00754319">
        <w:rPr>
          <w:rFonts w:ascii="Times New Roman" w:hAnsi="Times New Roman" w:cs="Times New Roman"/>
          <w:color w:val="000000" w:themeColor="text1"/>
          <w:sz w:val="24"/>
          <w:szCs w:val="24"/>
        </w:rPr>
        <w:t xml:space="preserve">as higher in seedlings in </w:t>
      </w:r>
      <w:r w:rsidR="002F061B" w:rsidRPr="00864AA6">
        <w:rPr>
          <w:rFonts w:ascii="Times New Roman" w:hAnsi="Times New Roman" w:cs="Times New Roman"/>
          <w:color w:val="000000" w:themeColor="text1"/>
          <w:sz w:val="24"/>
          <w:szCs w:val="24"/>
        </w:rPr>
        <w:t xml:space="preserve">four plant families and </w:t>
      </w:r>
      <w:r>
        <w:rPr>
          <w:rFonts w:ascii="Times New Roman" w:hAnsi="Times New Roman" w:cs="Times New Roman"/>
          <w:color w:val="000000" w:themeColor="text1"/>
          <w:sz w:val="24"/>
          <w:szCs w:val="24"/>
        </w:rPr>
        <w:t xml:space="preserve">in </w:t>
      </w:r>
      <w:r w:rsidR="002F061B" w:rsidRPr="00864AA6">
        <w:rPr>
          <w:rFonts w:ascii="Times New Roman" w:hAnsi="Times New Roman" w:cs="Times New Roman"/>
          <w:color w:val="000000" w:themeColor="text1"/>
          <w:sz w:val="24"/>
          <w:szCs w:val="24"/>
        </w:rPr>
        <w:t>five host genera</w:t>
      </w:r>
      <w:r w:rsidR="009D76D1">
        <w:rPr>
          <w:rFonts w:ascii="Times New Roman" w:hAnsi="Times New Roman" w:cs="Times New Roman"/>
          <w:color w:val="000000" w:themeColor="text1"/>
          <w:sz w:val="24"/>
          <w:szCs w:val="24"/>
        </w:rPr>
        <w:t xml:space="preserve">. Additionally, </w:t>
      </w:r>
      <w:bookmarkStart w:id="3" w:name="_Hlk244092113"/>
      <w:r w:rsidR="002F061B" w:rsidRPr="00E65AFA">
        <w:rPr>
          <w:rFonts w:ascii="Times New Roman" w:hAnsi="Times New Roman" w:cs="Times New Roman"/>
          <w:i/>
          <w:iCs/>
          <w:color w:val="000000" w:themeColor="text1"/>
          <w:sz w:val="24"/>
          <w:szCs w:val="24"/>
        </w:rPr>
        <w:t>Paenibacillus</w:t>
      </w:r>
      <w:r w:rsidR="002F061B" w:rsidRPr="00754319">
        <w:rPr>
          <w:rFonts w:ascii="Times New Roman" w:hAnsi="Times New Roman" w:cs="Times New Roman"/>
          <w:color w:val="000000" w:themeColor="text1"/>
          <w:sz w:val="24"/>
          <w:szCs w:val="24"/>
        </w:rPr>
        <w:t xml:space="preserve"> </w:t>
      </w:r>
      <w:bookmarkEnd w:id="3"/>
      <w:r w:rsidR="002F061B" w:rsidRPr="00754319">
        <w:rPr>
          <w:rFonts w:ascii="Times New Roman" w:hAnsi="Times New Roman" w:cs="Times New Roman"/>
          <w:color w:val="000000" w:themeColor="text1"/>
          <w:sz w:val="24"/>
          <w:szCs w:val="24"/>
        </w:rPr>
        <w:t xml:space="preserve">was </w:t>
      </w:r>
      <w:r w:rsidR="009D76D1">
        <w:rPr>
          <w:rFonts w:ascii="Times New Roman" w:hAnsi="Times New Roman" w:cs="Times New Roman"/>
          <w:color w:val="000000" w:themeColor="text1"/>
          <w:sz w:val="24"/>
          <w:szCs w:val="24"/>
        </w:rPr>
        <w:t>categorised</w:t>
      </w:r>
      <w:r w:rsidR="002F061B" w:rsidRPr="00754319">
        <w:rPr>
          <w:rFonts w:ascii="Times New Roman" w:hAnsi="Times New Roman" w:cs="Times New Roman"/>
          <w:color w:val="000000" w:themeColor="text1"/>
          <w:sz w:val="24"/>
          <w:szCs w:val="24"/>
        </w:rPr>
        <w:t xml:space="preserve"> as a seedling specialist. Both genera </w:t>
      </w:r>
      <w:r w:rsidR="00923329">
        <w:rPr>
          <w:rFonts w:ascii="Times New Roman" w:hAnsi="Times New Roman" w:cs="Times New Roman"/>
          <w:color w:val="000000" w:themeColor="text1"/>
          <w:sz w:val="24"/>
          <w:szCs w:val="24"/>
        </w:rPr>
        <w:t xml:space="preserve">include bacterial species which are </w:t>
      </w:r>
      <w:r w:rsidR="002F061B" w:rsidRPr="00754319">
        <w:rPr>
          <w:rFonts w:ascii="Times New Roman" w:hAnsi="Times New Roman" w:cs="Times New Roman"/>
          <w:color w:val="000000" w:themeColor="text1"/>
          <w:sz w:val="24"/>
          <w:szCs w:val="24"/>
        </w:rPr>
        <w:t>common soil</w:t>
      </w:r>
      <w:r w:rsidR="00A438B2">
        <w:rPr>
          <w:rFonts w:ascii="Times New Roman" w:hAnsi="Times New Roman" w:cs="Times New Roman"/>
          <w:color w:val="000000" w:themeColor="text1"/>
          <w:sz w:val="24"/>
          <w:szCs w:val="24"/>
        </w:rPr>
        <w:t xml:space="preserve"> inhabitants</w:t>
      </w:r>
      <w:r w:rsidR="006F3D74">
        <w:rPr>
          <w:rFonts w:ascii="Times New Roman" w:hAnsi="Times New Roman" w:cs="Times New Roman"/>
          <w:color w:val="000000" w:themeColor="text1"/>
          <w:sz w:val="24"/>
          <w:szCs w:val="24"/>
        </w:rPr>
        <w:t xml:space="preserve">, </w:t>
      </w:r>
      <w:r w:rsidR="00923329">
        <w:rPr>
          <w:rFonts w:ascii="Times New Roman" w:hAnsi="Times New Roman" w:cs="Times New Roman"/>
          <w:color w:val="000000" w:themeColor="text1"/>
          <w:sz w:val="24"/>
          <w:szCs w:val="24"/>
        </w:rPr>
        <w:t xml:space="preserve">as well as </w:t>
      </w:r>
      <w:r w:rsidR="006F3D74">
        <w:rPr>
          <w:rFonts w:ascii="Times New Roman" w:hAnsi="Times New Roman" w:cs="Times New Roman"/>
          <w:color w:val="000000" w:themeColor="text1"/>
          <w:sz w:val="24"/>
          <w:szCs w:val="24"/>
        </w:rPr>
        <w:t xml:space="preserve">prolific metabolite producers </w:t>
      </w:r>
      <w:r w:rsidR="006F3D74">
        <w:rPr>
          <w:rFonts w:ascii="Times New Roman" w:hAnsi="Times New Roman" w:cs="Times New Roman"/>
          <w:color w:val="000000" w:themeColor="text1"/>
          <w:sz w:val="24"/>
          <w:szCs w:val="24"/>
        </w:rPr>
        <w:fldChar w:fldCharType="begin"/>
      </w:r>
      <w:r w:rsidR="006F3D74">
        <w:rPr>
          <w:rFonts w:ascii="Times New Roman" w:hAnsi="Times New Roman" w:cs="Times New Roman"/>
          <w:color w:val="000000" w:themeColor="text1"/>
          <w:sz w:val="24"/>
          <w:szCs w:val="24"/>
        </w:rPr>
        <w:instrText xml:space="preserve"> ADDIN ZOTERO_ITEM CSL_CITATION {"citationID":"CUkLXkMg","properties":{"unsorted":false,"formattedCitation":"(Moran {\\i{}et al.}, 2025)","plainCitation":"(Moran et al., 2025)","noteIndex":0},"citationItems":[{"id":22591,"uris":["http://zotero.org/users/11386985/items/S33Z7J9E"],"itemData":{"id":22591,"type":"article-journal","abstract":"The increasing prevalence of antibiotic resistance among clinically significant pathogens necessitates the discovery of novel antimicrobial agents. This study investigated 29 Bacillus and Paenibacillus isolates from the soil for antimicrobial activity against multidrug‐resistant clinical pathogens, including methicillin‐resistant Staphylococcus aureus (MRSA) and carbapenem‐resistant Enterobacterales (CRE). In both agar‐ and broth‐based antimicrobial assays, Paenibacillus profundus strains 7.5 and M4.5 exhibited potent broad‐spectrum activity, including significant inhibition of many CREs. Species identification was performed through 16S rRNA sequencing, and genome mining of three producer strains using antiSMASH revealed biosynthetic gene clusters associated with a variety of nonribosomal peptide synthetases (NRPSs), polyketide synthases (PKSs), and ribosomally synthesized and post‐translationally modified peptides (RiPPs). While many of these clusters were not associated with known antimicrobial compounds, several of them displayed high similarity to known compounds such as polymyxin B, paenilan, colistin, and paenibacterin. These findings reinforce numerous previous studies highlighting the potential of soil‐derived Bacillus and Paenibacillus species as valuable sources of novel antimicrobials to address the global antibiotic resistance crisis., This study identified soil‐derived Bacillus and Paenibacillus strains with broad‐spectrum antimicrobial activity, including 97% inhibition of CREs by Paenibacillus profundus. Genome mining revealed biosynthetic gene clusters (NRPSs, PKSs, RiPPs) linked to antimicrobial production, highlighting their potential in combating antibiotic resistance. Created in BioRender. Moran, M. (2025) https://BioRender.com/o79z100","container-title":"MicrobiologyOpen","DOI":"10.1002/mbo3.70179","ISSN":"2045-8827","issue":"6","journalAbbreviation":"Microbiologyopen","page":"e70179","PMID":"41381995","PMCID":"PMC12698334","source":"PubMed Central","title":"Various Bacillus and Paenibacillus Spp. Isolated From Soil Produce Compounds With Potent Antimicrobial Activity Against Clinically Relevant Pathogens","URL":"https://pmc.ncbi.nlm.nih.gov/articles/PMC12698334/","volume":"14","author":[{"family":"Moran","given":"Michael"},{"family":"Turner","given":"Hogan"},{"family":"Yanchar","given":"Joseph"},{"family":"Preece","given":"Joshua"},{"family":"Ahlborn","given":"Gene"},{"family":"Robison","given":"Richard"}],"accessed":{"date-parts":[["2026",10,28]]},"issued":{"date-parts":[["2025",12,11]]}}}],"schema":"https://github.com/citation-style-language/schema/raw/master/csl-citation.json"} </w:instrText>
      </w:r>
      <w:r w:rsidR="006F3D74">
        <w:rPr>
          <w:rFonts w:ascii="Times New Roman" w:hAnsi="Times New Roman" w:cs="Times New Roman"/>
          <w:color w:val="000000" w:themeColor="text1"/>
          <w:sz w:val="24"/>
          <w:szCs w:val="24"/>
        </w:rPr>
        <w:fldChar w:fldCharType="separate"/>
      </w:r>
      <w:r w:rsidR="006F3D74" w:rsidRPr="006F3D74">
        <w:rPr>
          <w:rFonts w:ascii="Times New Roman" w:hAnsi="Times New Roman" w:cs="Times New Roman"/>
          <w:color w:val="000000"/>
          <w:sz w:val="24"/>
          <w:szCs w:val="24"/>
        </w:rPr>
        <w:t xml:space="preserve">(Moran </w:t>
      </w:r>
      <w:r w:rsidR="006F3D74" w:rsidRPr="006F3D74">
        <w:rPr>
          <w:rFonts w:ascii="Times New Roman" w:hAnsi="Times New Roman" w:cs="Times New Roman"/>
          <w:i/>
          <w:iCs/>
          <w:color w:val="000000"/>
          <w:sz w:val="24"/>
          <w:szCs w:val="24"/>
        </w:rPr>
        <w:t>et al.</w:t>
      </w:r>
      <w:r w:rsidR="006F3D74" w:rsidRPr="006F3D74">
        <w:rPr>
          <w:rFonts w:ascii="Times New Roman" w:hAnsi="Times New Roman" w:cs="Times New Roman"/>
          <w:color w:val="000000"/>
          <w:sz w:val="24"/>
          <w:szCs w:val="24"/>
        </w:rPr>
        <w:t>, 2025)</w:t>
      </w:r>
      <w:r w:rsidR="006F3D74">
        <w:rPr>
          <w:rFonts w:ascii="Times New Roman" w:hAnsi="Times New Roman" w:cs="Times New Roman"/>
          <w:color w:val="000000" w:themeColor="text1"/>
          <w:sz w:val="24"/>
          <w:szCs w:val="24"/>
        </w:rPr>
        <w:fldChar w:fldCharType="end"/>
      </w:r>
      <w:r w:rsidR="002F061B" w:rsidRPr="00754319">
        <w:rPr>
          <w:rFonts w:ascii="Times New Roman" w:hAnsi="Times New Roman" w:cs="Times New Roman"/>
          <w:color w:val="000000" w:themeColor="text1"/>
          <w:sz w:val="24"/>
          <w:szCs w:val="24"/>
        </w:rPr>
        <w:t xml:space="preserve">. Their </w:t>
      </w:r>
      <w:r w:rsidR="006F3D74">
        <w:rPr>
          <w:rFonts w:ascii="Times New Roman" w:hAnsi="Times New Roman" w:cs="Times New Roman"/>
          <w:color w:val="000000" w:themeColor="text1"/>
          <w:sz w:val="24"/>
          <w:szCs w:val="24"/>
        </w:rPr>
        <w:t xml:space="preserve">increase in seedlings </w:t>
      </w:r>
      <w:r w:rsidR="006F3D74" w:rsidRPr="00754319">
        <w:rPr>
          <w:rFonts w:ascii="Times New Roman" w:hAnsi="Times New Roman" w:cs="Times New Roman"/>
          <w:color w:val="000000" w:themeColor="text1"/>
          <w:sz w:val="24"/>
          <w:szCs w:val="24"/>
        </w:rPr>
        <w:t xml:space="preserve"> </w:t>
      </w:r>
      <w:r w:rsidR="006F3D74">
        <w:rPr>
          <w:rFonts w:ascii="Times New Roman" w:hAnsi="Times New Roman" w:cs="Times New Roman"/>
          <w:color w:val="000000" w:themeColor="text1"/>
          <w:sz w:val="24"/>
          <w:szCs w:val="24"/>
        </w:rPr>
        <w:t xml:space="preserve">might be </w:t>
      </w:r>
      <w:r w:rsidR="002F061B" w:rsidRPr="00754319">
        <w:rPr>
          <w:rFonts w:ascii="Times New Roman" w:hAnsi="Times New Roman" w:cs="Times New Roman"/>
          <w:color w:val="000000" w:themeColor="text1"/>
          <w:sz w:val="24"/>
          <w:szCs w:val="24"/>
        </w:rPr>
        <w:t xml:space="preserve">consistent with </w:t>
      </w:r>
      <w:r w:rsidR="006F3D74">
        <w:rPr>
          <w:rFonts w:ascii="Times New Roman" w:hAnsi="Times New Roman" w:cs="Times New Roman"/>
          <w:color w:val="000000" w:themeColor="text1"/>
          <w:sz w:val="24"/>
          <w:szCs w:val="24"/>
        </w:rPr>
        <w:t xml:space="preserve">the theory of </w:t>
      </w:r>
      <w:r w:rsidR="002F061B" w:rsidRPr="00754319">
        <w:rPr>
          <w:rFonts w:ascii="Times New Roman" w:hAnsi="Times New Roman" w:cs="Times New Roman"/>
          <w:color w:val="000000" w:themeColor="text1"/>
          <w:sz w:val="24"/>
          <w:szCs w:val="24"/>
        </w:rPr>
        <w:t>horizontal acquisition from the germination substrate</w:t>
      </w:r>
      <w:r w:rsidR="006F3D74">
        <w:rPr>
          <w:rFonts w:ascii="Times New Roman" w:hAnsi="Times New Roman" w:cs="Times New Roman"/>
          <w:color w:val="000000" w:themeColor="text1"/>
          <w:sz w:val="24"/>
          <w:szCs w:val="24"/>
        </w:rPr>
        <w:t xml:space="preserve"> </w:t>
      </w:r>
      <w:r w:rsidR="006F3D74">
        <w:rPr>
          <w:rFonts w:ascii="Times New Roman" w:hAnsi="Times New Roman" w:cs="Times New Roman"/>
          <w:color w:val="000000" w:themeColor="text1"/>
          <w:sz w:val="24"/>
          <w:szCs w:val="24"/>
        </w:rPr>
        <w:fldChar w:fldCharType="begin"/>
      </w:r>
      <w:r w:rsidR="006F3D74">
        <w:rPr>
          <w:rFonts w:ascii="Times New Roman" w:hAnsi="Times New Roman" w:cs="Times New Roman"/>
          <w:color w:val="000000" w:themeColor="text1"/>
          <w:sz w:val="24"/>
          <w:szCs w:val="24"/>
        </w:rPr>
        <w:instrText xml:space="preserve"> ADDIN ZOTERO_ITEM CSL_CITATION {"citationID":"xvmJy1s7","properties":{"unsorted":false,"formattedCitation":"(Johnston-Monje {\\i{}et al.}, 2014; Rochefort {\\i{}et al.}, 2021)","plainCitation":"(Johnston-Monje et al., 2014; Rochefort et al., 2021)","noteIndex":0},"citationItems":[{"id":22461,"uris":["http://zotero.org/users/11386985/items/B67XTRQ4"],"itemData":{"id":22461,"type":"article-journal","abstract":"Endophytes are microbes that live within plants such as maize (corn, Zea mays L.) without causing disease. It is generally assumed that most endophytes originate from soil. If this is true, then as humans collected, domesticated, bred and migrated maize globally from its native Mexico, they moved the species away from its native population of endophyte donors. The migration of maize persists today, as breeders collect wild and exotic seed (as sources of diverse alleles) from sites of high genetic diversity in Mexico for breeding programs on distant soils. When transported to new lands, it is unclear whether maize permits only selective colonization of microbes from the Mexican soils on which it co-evolved, tolerates shifts in soil-derived endophytes, or prevents colonization of soil-based microbes in favour of seed-transmitted microbes. To test these hypotheses, non-sterilized seeds of three types of maize (pre-domesticated-Mexican, ancient-Mexican, modern-temperate) were planted side-by-side on indigenous Mexican soil, Canadian temperate soil or sterilized sand. The impact of these soil swaps on founder bacterial endophyte communities was tested using 16S-rDNA profiling, culturing and microbial trait phenotyping.","container-title":"BMC Plant Biology","DOI":"10.1186/s12870-014-0233-3","ISSN":"1471-2229","issue":"1","journalAbbreviation":"BMC Plant Biol","language":"en","page":"233","source":"Springer Link","title":"Impact of swapping soils on the endophytic bacterial communities of pre-domesticated, ancient and modern maize","URL":"https://doi.org/10.1186/s12870-014-0233-3","volume":"14","author":[{"family":"Johnston-Monje","given":"David"},{"family":"Mousa","given":"Walaa Kamel"},{"family":"Lazarovits","given":"George"},{"family":"Raizada","given":"Manish N."}],"accessed":{"date-parts":[["2026",9,22]]},"issued":{"date-parts":[["2014",9,12]]}}},{"id":22463,"uris":["http://zotero.org/users/11386985/items/FTB5RV2D"],"itemData":{"id":22463,"type":"article-journal","abstract":"The seed microbial community constitutes an initial inoculum for plant microbiota assembly. Still, the persistence of seed microbiota when seeds encounter soil during plant emergence and early growth is barely documented. We characterized the encounter event of seed and soil microbiota and how it structured seedling bacterial and fungal communities by using amplicon sequencing. We performed eight contrasting encounter events to identify drivers influencing seedling microbiota assembly. To do so, four contrasting seed lots of two Brassica napus genotypes were sown in two soils whose microbial diversity levels were manipulated by serial dilution and recolonization. Seedling root and stem microbiota were influenced by soil but not by initial seed microbiota composition or by plant genotype. A strong selection on the seed and soil communities occurred during microbiota assembly, with only 8% to 32% of soil taxa and 0.8% to 1.4% of seed-borne taxa colonizing seedlings. The recruitment of seedling microbiota came mainly from soil (35% to 72% of diversity) and not from seeds (0.3% to 15%). Soil microbiota transmission success was higher for the bacterial community than for the fungal community. Interestingly, seedling microbiota was primarily composed of initially rare taxa (from seed, soil, or unknown origin) and intermediate-abundance soil taxa.IMPORTANCE Seed microbiota can have a crucial role for crop installation by modulating dormancy, germination, seedling development, and recruitment of plant symbionts. Little knowledge is available on the fraction of the plant microbiota that is acquired through seeds. We characterize the encounter between seed and soil communities and how they colonize the seedling together. Transmission success and seedling community assemblage can be influenced by the variation of initial microbial pools, i.e., plant genotype and cropping year for seeds and diversity level for soils. Despite a supposed resident advantage of the seed microbiota, we show that transmission success is in favor of the soil microbiota. Our results also suggest that successful plant-microbiome engineering based on native seed or soil microbiota must include rare taxa.","container-title":"mSystems","DOI":"10.1128/msystems.00446-21","issue":"3","page":"10.1128/msystems.00446-21","publisher":"American Society for Microbiology","source":"journals.asm.org (Atypon)","title":"Transmission of Seed and Soil Microbiota to Seedling","URL":"https://journals.asm.org/doi/10.1128/msystems.00446-21","volume":"6","author":[{"family":"Rochefort","given":"Aude"},{"family":"Simonin","given":"Marie"},{"family":"Marais","given":"Coralie"},{"family":"Guillerm-Erckelboudt","given":"Anne-Yvonne"},{"family":"Barret","given":"Matthieu"},{"family":"Sarniguet","given":"Alain"}],"accessed":{"date-parts":[["2026",9,23]]},"issued":{"date-parts":[["2021",6,8]]}}}],"schema":"https://github.com/citation-style-language/schema/raw/master/csl-citation.json"} </w:instrText>
      </w:r>
      <w:r w:rsidR="006F3D74">
        <w:rPr>
          <w:rFonts w:ascii="Times New Roman" w:hAnsi="Times New Roman" w:cs="Times New Roman"/>
          <w:color w:val="000000" w:themeColor="text1"/>
          <w:sz w:val="24"/>
          <w:szCs w:val="24"/>
        </w:rPr>
        <w:fldChar w:fldCharType="separate"/>
      </w:r>
      <w:r w:rsidR="006F3D74" w:rsidRPr="006F3D74">
        <w:rPr>
          <w:rFonts w:ascii="Times New Roman" w:hAnsi="Times New Roman" w:cs="Times New Roman"/>
          <w:color w:val="000000"/>
          <w:sz w:val="24"/>
          <w:szCs w:val="24"/>
        </w:rPr>
        <w:t xml:space="preserve">(Johnston-Monje </w:t>
      </w:r>
      <w:r w:rsidR="006F3D74" w:rsidRPr="006F3D74">
        <w:rPr>
          <w:rFonts w:ascii="Times New Roman" w:hAnsi="Times New Roman" w:cs="Times New Roman"/>
          <w:i/>
          <w:iCs/>
          <w:color w:val="000000"/>
          <w:sz w:val="24"/>
          <w:szCs w:val="24"/>
        </w:rPr>
        <w:t>et al.</w:t>
      </w:r>
      <w:r w:rsidR="006F3D74" w:rsidRPr="006F3D74">
        <w:rPr>
          <w:rFonts w:ascii="Times New Roman" w:hAnsi="Times New Roman" w:cs="Times New Roman"/>
          <w:color w:val="000000"/>
          <w:sz w:val="24"/>
          <w:szCs w:val="24"/>
        </w:rPr>
        <w:t xml:space="preserve">, 2014; Rochefort </w:t>
      </w:r>
      <w:r w:rsidR="006F3D74" w:rsidRPr="006F3D74">
        <w:rPr>
          <w:rFonts w:ascii="Times New Roman" w:hAnsi="Times New Roman" w:cs="Times New Roman"/>
          <w:i/>
          <w:iCs/>
          <w:color w:val="000000"/>
          <w:sz w:val="24"/>
          <w:szCs w:val="24"/>
        </w:rPr>
        <w:t>et al.</w:t>
      </w:r>
      <w:r w:rsidR="006F3D74" w:rsidRPr="006F3D74">
        <w:rPr>
          <w:rFonts w:ascii="Times New Roman" w:hAnsi="Times New Roman" w:cs="Times New Roman"/>
          <w:color w:val="000000"/>
          <w:sz w:val="24"/>
          <w:szCs w:val="24"/>
        </w:rPr>
        <w:t>, 2021)</w:t>
      </w:r>
      <w:r w:rsidR="006F3D74">
        <w:rPr>
          <w:rFonts w:ascii="Times New Roman" w:hAnsi="Times New Roman" w:cs="Times New Roman"/>
          <w:color w:val="000000" w:themeColor="text1"/>
          <w:sz w:val="24"/>
          <w:szCs w:val="24"/>
        </w:rPr>
        <w:fldChar w:fldCharType="end"/>
      </w:r>
      <w:r w:rsidR="002F061B" w:rsidRPr="00754319">
        <w:rPr>
          <w:rFonts w:ascii="Times New Roman" w:hAnsi="Times New Roman" w:cs="Times New Roman"/>
          <w:color w:val="000000" w:themeColor="text1"/>
          <w:sz w:val="24"/>
          <w:szCs w:val="24"/>
        </w:rPr>
        <w:t xml:space="preserve">. However, the source </w:t>
      </w:r>
      <w:r w:rsidR="006F3D74">
        <w:rPr>
          <w:rFonts w:ascii="Times New Roman" w:hAnsi="Times New Roman" w:cs="Times New Roman"/>
          <w:color w:val="000000" w:themeColor="text1"/>
          <w:sz w:val="24"/>
          <w:szCs w:val="24"/>
        </w:rPr>
        <w:t xml:space="preserve">of these </w:t>
      </w:r>
      <w:r w:rsidR="00923329">
        <w:rPr>
          <w:rFonts w:ascii="Times New Roman" w:hAnsi="Times New Roman" w:cs="Times New Roman"/>
          <w:color w:val="000000" w:themeColor="text1"/>
          <w:sz w:val="24"/>
          <w:szCs w:val="24"/>
        </w:rPr>
        <w:t>microorganisms</w:t>
      </w:r>
      <w:r w:rsidR="006F3D74">
        <w:rPr>
          <w:rFonts w:ascii="Times New Roman" w:hAnsi="Times New Roman" w:cs="Times New Roman"/>
          <w:color w:val="000000" w:themeColor="text1"/>
          <w:sz w:val="24"/>
          <w:szCs w:val="24"/>
        </w:rPr>
        <w:t xml:space="preserve"> could not be</w:t>
      </w:r>
      <w:r w:rsidR="006F3D74" w:rsidRPr="00754319">
        <w:rPr>
          <w:rFonts w:ascii="Times New Roman" w:hAnsi="Times New Roman" w:cs="Times New Roman"/>
          <w:color w:val="000000" w:themeColor="text1"/>
          <w:sz w:val="24"/>
          <w:szCs w:val="24"/>
        </w:rPr>
        <w:t xml:space="preserve"> </w:t>
      </w:r>
      <w:r w:rsidR="002F061B" w:rsidRPr="00754319">
        <w:rPr>
          <w:rFonts w:ascii="Times New Roman" w:hAnsi="Times New Roman" w:cs="Times New Roman"/>
          <w:color w:val="000000" w:themeColor="text1"/>
          <w:sz w:val="24"/>
          <w:szCs w:val="24"/>
        </w:rPr>
        <w:t>resolved with the</w:t>
      </w:r>
      <w:r w:rsidR="00923329">
        <w:rPr>
          <w:rFonts w:ascii="Times New Roman" w:hAnsi="Times New Roman" w:cs="Times New Roman"/>
          <w:color w:val="000000" w:themeColor="text1"/>
          <w:sz w:val="24"/>
          <w:szCs w:val="24"/>
        </w:rPr>
        <w:t xml:space="preserve"> current</w:t>
      </w:r>
      <w:r w:rsidR="002F061B" w:rsidRPr="00754319">
        <w:rPr>
          <w:rFonts w:ascii="Times New Roman" w:hAnsi="Times New Roman" w:cs="Times New Roman"/>
          <w:color w:val="000000" w:themeColor="text1"/>
          <w:sz w:val="24"/>
          <w:szCs w:val="24"/>
        </w:rPr>
        <w:t xml:space="preserve"> data</w:t>
      </w:r>
      <w:r w:rsidR="00923329">
        <w:rPr>
          <w:rFonts w:ascii="Times New Roman" w:hAnsi="Times New Roman" w:cs="Times New Roman"/>
          <w:color w:val="000000" w:themeColor="text1"/>
          <w:sz w:val="24"/>
          <w:szCs w:val="24"/>
        </w:rPr>
        <w:t>set</w:t>
      </w:r>
      <w:r w:rsidR="006F3D74">
        <w:rPr>
          <w:rFonts w:ascii="Times New Roman" w:hAnsi="Times New Roman" w:cs="Times New Roman"/>
          <w:color w:val="000000" w:themeColor="text1"/>
          <w:sz w:val="24"/>
          <w:szCs w:val="24"/>
        </w:rPr>
        <w:t xml:space="preserve">, </w:t>
      </w:r>
      <w:r w:rsidR="00923329">
        <w:rPr>
          <w:rFonts w:ascii="Times New Roman" w:hAnsi="Times New Roman" w:cs="Times New Roman"/>
          <w:color w:val="000000" w:themeColor="text1"/>
          <w:sz w:val="24"/>
          <w:szCs w:val="24"/>
        </w:rPr>
        <w:t>owing to</w:t>
      </w:r>
      <w:r w:rsidR="006F3D74">
        <w:rPr>
          <w:rFonts w:ascii="Times New Roman" w:hAnsi="Times New Roman" w:cs="Times New Roman"/>
          <w:color w:val="000000" w:themeColor="text1"/>
          <w:sz w:val="24"/>
          <w:szCs w:val="24"/>
        </w:rPr>
        <w:t xml:space="preserve"> metadata</w:t>
      </w:r>
      <w:r w:rsidR="00923329">
        <w:rPr>
          <w:rFonts w:ascii="Times New Roman" w:hAnsi="Times New Roman" w:cs="Times New Roman"/>
          <w:color w:val="000000" w:themeColor="text1"/>
          <w:sz w:val="24"/>
          <w:szCs w:val="24"/>
        </w:rPr>
        <w:t xml:space="preserve"> limitations</w:t>
      </w:r>
      <w:r w:rsidR="002F061B" w:rsidRPr="00754319">
        <w:rPr>
          <w:rFonts w:ascii="Times New Roman" w:hAnsi="Times New Roman" w:cs="Times New Roman"/>
          <w:color w:val="000000" w:themeColor="text1"/>
          <w:sz w:val="24"/>
          <w:szCs w:val="24"/>
        </w:rPr>
        <w:t xml:space="preserve">. </w:t>
      </w:r>
      <w:r w:rsidR="00AC353C">
        <w:rPr>
          <w:rFonts w:ascii="Times New Roman" w:hAnsi="Times New Roman" w:cs="Times New Roman"/>
          <w:color w:val="000000" w:themeColor="text1"/>
          <w:sz w:val="24"/>
          <w:szCs w:val="24"/>
        </w:rPr>
        <w:t xml:space="preserve">On the other hand, </w:t>
      </w:r>
      <w:r w:rsidR="002F061B" w:rsidRPr="00754319">
        <w:rPr>
          <w:rFonts w:ascii="Times New Roman" w:hAnsi="Times New Roman" w:cs="Times New Roman"/>
          <w:i/>
          <w:iCs/>
          <w:color w:val="000000" w:themeColor="text1"/>
          <w:sz w:val="24"/>
          <w:szCs w:val="24"/>
        </w:rPr>
        <w:t xml:space="preserve">Exiguobacterium </w:t>
      </w:r>
      <w:r w:rsidR="002F061B" w:rsidRPr="00754319">
        <w:rPr>
          <w:rFonts w:ascii="Times New Roman" w:hAnsi="Times New Roman" w:cs="Times New Roman"/>
          <w:color w:val="000000" w:themeColor="text1"/>
          <w:sz w:val="24"/>
          <w:szCs w:val="24"/>
        </w:rPr>
        <w:t xml:space="preserve">and </w:t>
      </w:r>
      <w:r w:rsidR="002F061B" w:rsidRPr="00754319">
        <w:rPr>
          <w:rFonts w:ascii="Times New Roman" w:hAnsi="Times New Roman" w:cs="Times New Roman"/>
          <w:i/>
          <w:iCs/>
          <w:color w:val="000000" w:themeColor="text1"/>
          <w:sz w:val="24"/>
          <w:szCs w:val="24"/>
        </w:rPr>
        <w:t xml:space="preserve">Erwinia </w:t>
      </w:r>
      <w:r w:rsidR="002F061B" w:rsidRPr="00754319">
        <w:rPr>
          <w:rFonts w:ascii="Times New Roman" w:hAnsi="Times New Roman" w:cs="Times New Roman"/>
          <w:color w:val="000000" w:themeColor="text1"/>
          <w:sz w:val="24"/>
          <w:szCs w:val="24"/>
        </w:rPr>
        <w:t>together with a broad set of Actinobacteriota (</w:t>
      </w:r>
      <w:r w:rsidR="002F061B" w:rsidRPr="00754319">
        <w:rPr>
          <w:rFonts w:ascii="Times New Roman" w:hAnsi="Times New Roman" w:cs="Times New Roman"/>
          <w:i/>
          <w:iCs/>
          <w:color w:val="000000" w:themeColor="text1"/>
          <w:sz w:val="24"/>
          <w:szCs w:val="24"/>
        </w:rPr>
        <w:t>Arthrobacter</w:t>
      </w:r>
      <w:r w:rsidR="002F061B" w:rsidRPr="00754319">
        <w:rPr>
          <w:rFonts w:ascii="Times New Roman" w:hAnsi="Times New Roman" w:cs="Times New Roman"/>
          <w:color w:val="000000" w:themeColor="text1"/>
          <w:sz w:val="24"/>
          <w:szCs w:val="24"/>
        </w:rPr>
        <w:t xml:space="preserve">, </w:t>
      </w:r>
      <w:r w:rsidR="002F061B" w:rsidRPr="00754319">
        <w:rPr>
          <w:rFonts w:ascii="Times New Roman" w:hAnsi="Times New Roman" w:cs="Times New Roman"/>
          <w:i/>
          <w:iCs/>
          <w:color w:val="000000" w:themeColor="text1"/>
          <w:sz w:val="24"/>
          <w:szCs w:val="24"/>
        </w:rPr>
        <w:t>Pseudarthrobacter</w:t>
      </w:r>
      <w:r w:rsidR="002F061B" w:rsidRPr="00754319">
        <w:rPr>
          <w:rFonts w:ascii="Times New Roman" w:hAnsi="Times New Roman" w:cs="Times New Roman"/>
          <w:color w:val="000000" w:themeColor="text1"/>
          <w:sz w:val="24"/>
          <w:szCs w:val="24"/>
        </w:rPr>
        <w:t xml:space="preserve">, </w:t>
      </w:r>
      <w:r w:rsidR="002F061B" w:rsidRPr="00754319">
        <w:rPr>
          <w:rFonts w:ascii="Times New Roman" w:hAnsi="Times New Roman" w:cs="Times New Roman"/>
          <w:i/>
          <w:iCs/>
          <w:color w:val="000000" w:themeColor="text1"/>
          <w:sz w:val="24"/>
          <w:szCs w:val="24"/>
        </w:rPr>
        <w:t>Curtobacterium</w:t>
      </w:r>
      <w:r w:rsidR="002F061B" w:rsidRPr="00754319">
        <w:rPr>
          <w:rFonts w:ascii="Times New Roman" w:hAnsi="Times New Roman" w:cs="Times New Roman"/>
          <w:color w:val="000000" w:themeColor="text1"/>
          <w:sz w:val="24"/>
          <w:szCs w:val="24"/>
        </w:rPr>
        <w:t>) and Bacteroidota (</w:t>
      </w:r>
      <w:r w:rsidR="002F061B" w:rsidRPr="00754319">
        <w:rPr>
          <w:rFonts w:ascii="Times New Roman" w:hAnsi="Times New Roman" w:cs="Times New Roman"/>
          <w:i/>
          <w:iCs/>
          <w:color w:val="000000" w:themeColor="text1"/>
          <w:sz w:val="24"/>
          <w:szCs w:val="24"/>
        </w:rPr>
        <w:t>Chryseobacterium</w:t>
      </w:r>
      <w:r w:rsidR="002F061B" w:rsidRPr="00754319">
        <w:rPr>
          <w:rFonts w:ascii="Times New Roman" w:hAnsi="Times New Roman" w:cs="Times New Roman"/>
          <w:color w:val="000000" w:themeColor="text1"/>
          <w:sz w:val="24"/>
          <w:szCs w:val="24"/>
        </w:rPr>
        <w:t xml:space="preserve">) were more abundant </w:t>
      </w:r>
      <w:r w:rsidR="006C6636">
        <w:rPr>
          <w:rFonts w:ascii="Times New Roman" w:hAnsi="Times New Roman" w:cs="Times New Roman"/>
          <w:color w:val="000000" w:themeColor="text1"/>
          <w:sz w:val="24"/>
          <w:szCs w:val="24"/>
        </w:rPr>
        <w:t>as well as</w:t>
      </w:r>
      <w:r w:rsidR="006C6636" w:rsidRPr="00754319">
        <w:rPr>
          <w:rFonts w:ascii="Times New Roman" w:hAnsi="Times New Roman" w:cs="Times New Roman"/>
          <w:color w:val="000000" w:themeColor="text1"/>
          <w:sz w:val="24"/>
          <w:szCs w:val="24"/>
        </w:rPr>
        <w:t xml:space="preserve"> </w:t>
      </w:r>
      <w:r w:rsidR="002F061B" w:rsidRPr="00754319">
        <w:rPr>
          <w:rFonts w:ascii="Times New Roman" w:hAnsi="Times New Roman" w:cs="Times New Roman"/>
          <w:color w:val="000000" w:themeColor="text1"/>
          <w:sz w:val="24"/>
          <w:szCs w:val="24"/>
        </w:rPr>
        <w:t>class</w:t>
      </w:r>
      <w:r w:rsidR="006C6636">
        <w:rPr>
          <w:rFonts w:ascii="Times New Roman" w:hAnsi="Times New Roman" w:cs="Times New Roman"/>
          <w:color w:val="000000" w:themeColor="text1"/>
          <w:sz w:val="24"/>
          <w:szCs w:val="24"/>
        </w:rPr>
        <w:t>ified</w:t>
      </w:r>
      <w:r w:rsidR="002F061B" w:rsidRPr="00754319">
        <w:rPr>
          <w:rFonts w:ascii="Times New Roman" w:hAnsi="Times New Roman" w:cs="Times New Roman"/>
          <w:color w:val="000000" w:themeColor="text1"/>
          <w:sz w:val="24"/>
          <w:szCs w:val="24"/>
        </w:rPr>
        <w:t xml:space="preserve"> as seed specialists. </w:t>
      </w:r>
      <w:r w:rsidR="006C6636">
        <w:rPr>
          <w:rFonts w:ascii="Times New Roman" w:hAnsi="Times New Roman" w:cs="Times New Roman"/>
          <w:color w:val="000000" w:themeColor="text1"/>
          <w:sz w:val="24"/>
          <w:szCs w:val="24"/>
        </w:rPr>
        <w:t>Moreover, s</w:t>
      </w:r>
      <w:r w:rsidR="002F061B" w:rsidRPr="00754319">
        <w:rPr>
          <w:rFonts w:ascii="Times New Roman" w:hAnsi="Times New Roman" w:cs="Times New Roman"/>
          <w:color w:val="000000" w:themeColor="text1"/>
          <w:sz w:val="24"/>
          <w:szCs w:val="24"/>
        </w:rPr>
        <w:t xml:space="preserve">eed specialists outnumbered </w:t>
      </w:r>
      <w:r w:rsidR="006C6636">
        <w:rPr>
          <w:rFonts w:ascii="Times New Roman" w:hAnsi="Times New Roman" w:cs="Times New Roman"/>
          <w:color w:val="000000" w:themeColor="text1"/>
          <w:sz w:val="24"/>
          <w:szCs w:val="24"/>
        </w:rPr>
        <w:t xml:space="preserve">the </w:t>
      </w:r>
      <w:r w:rsidR="002F061B" w:rsidRPr="00754319">
        <w:rPr>
          <w:rFonts w:ascii="Times New Roman" w:hAnsi="Times New Roman" w:cs="Times New Roman"/>
          <w:color w:val="000000" w:themeColor="text1"/>
          <w:sz w:val="24"/>
          <w:szCs w:val="24"/>
        </w:rPr>
        <w:t xml:space="preserve">seedling </w:t>
      </w:r>
      <w:bookmarkStart w:id="4" w:name="_Hlk244093896"/>
      <w:r w:rsidR="002F061B" w:rsidRPr="00754319">
        <w:rPr>
          <w:rFonts w:ascii="Times New Roman" w:hAnsi="Times New Roman" w:cs="Times New Roman"/>
          <w:color w:val="000000" w:themeColor="text1"/>
          <w:sz w:val="24"/>
          <w:szCs w:val="24"/>
        </w:rPr>
        <w:t xml:space="preserve">specialists </w:t>
      </w:r>
      <w:bookmarkEnd w:id="4"/>
      <w:r w:rsidR="002F061B" w:rsidRPr="00754319">
        <w:rPr>
          <w:rFonts w:ascii="Times New Roman" w:hAnsi="Times New Roman" w:cs="Times New Roman"/>
          <w:color w:val="000000" w:themeColor="text1"/>
          <w:sz w:val="24"/>
          <w:szCs w:val="24"/>
        </w:rPr>
        <w:t xml:space="preserve">almost fourfold. This </w:t>
      </w:r>
      <w:r w:rsidR="006C6636">
        <w:rPr>
          <w:rFonts w:ascii="Times New Roman" w:hAnsi="Times New Roman" w:cs="Times New Roman"/>
          <w:color w:val="000000" w:themeColor="text1"/>
          <w:sz w:val="24"/>
          <w:szCs w:val="24"/>
        </w:rPr>
        <w:t xml:space="preserve">underscores the notion that seed microbial </w:t>
      </w:r>
      <w:r w:rsidR="00325D2E">
        <w:rPr>
          <w:rFonts w:ascii="Times New Roman" w:hAnsi="Times New Roman" w:cs="Times New Roman"/>
          <w:color w:val="000000" w:themeColor="text1"/>
          <w:sz w:val="24"/>
          <w:szCs w:val="24"/>
        </w:rPr>
        <w:t>inhabitants</w:t>
      </w:r>
      <w:r w:rsidR="006C6636">
        <w:rPr>
          <w:rFonts w:ascii="Times New Roman" w:hAnsi="Times New Roman" w:cs="Times New Roman"/>
          <w:color w:val="000000" w:themeColor="text1"/>
          <w:sz w:val="24"/>
          <w:szCs w:val="24"/>
        </w:rPr>
        <w:t xml:space="preserve"> are so specialised for the unique niche presented by the seed environment </w:t>
      </w:r>
      <w:r w:rsidR="006C6636">
        <w:rPr>
          <w:rFonts w:ascii="Times New Roman" w:hAnsi="Times New Roman" w:cs="Times New Roman"/>
          <w:color w:val="000000" w:themeColor="text1"/>
          <w:sz w:val="24"/>
          <w:szCs w:val="24"/>
        </w:rPr>
        <w:fldChar w:fldCharType="begin"/>
      </w:r>
      <w:r w:rsidR="00325D2E">
        <w:rPr>
          <w:rFonts w:ascii="Times New Roman" w:hAnsi="Times New Roman" w:cs="Times New Roman"/>
          <w:color w:val="000000" w:themeColor="text1"/>
          <w:sz w:val="24"/>
          <w:szCs w:val="24"/>
        </w:rPr>
        <w:instrText xml:space="preserve"> ADDIN ZOTERO_ITEM CSL_CITATION {"citationID":"2OkdmysZ","properties":{"unsorted":false,"formattedCitation":"(Abdelfattah {\\i{}et al.}, 2023)","plainCitation":"(Abdelfattah et al., 2023)","noteIndex":0},"citationItems":[{"id":1621,"uris":["http://zotero.org/users/11386985/items/C8TLUYYN"],"itemData":{"id":1621,"type":"article-journal","abstract":"Despite evidence that the microbiome extends host genetic and phenotypic traits, information on how the microbiome is transmitted and maintained across generations remains fragmented. For seed-bearing plants, seeds harbor a distinct microbiome and play a unique role by linking one generation to the next. Studies on microbial inheritance, a process we suggest including both vertical transmission and the subsequent migration of seed microorganisms to the new plant, thus become essential for our understanding of host evolutionary potential and host-microbiome coevolution. We propose dividing the inheritance process into three stages: (i) plant to seed, (ii) seed dormancy, and (iii) seed to seedling. We discuss the factors affecting the assembly of the microbiome during the three stages, highlight future research directions, and emphasize the implications of microbial inheritance for fundamental science and society.","container-title":"Trends in Microbiology","DOI":"10.1016/j.tim.2022.10.009","ISSN":"1878-4380","issue":"4","journalAbbreviation":"Trends Microbiol","language":"eng","page":"346-355","PMID":"36481186","source":"PubMed","title":"From seed to seed: the role of microbial inheritance in the assembly of the plant microbiome","title-short":"From seed to seed","volume":"31","author":[{"family":"Abdelfattah","given":"Ahmed"},{"family":"Tack","given":"Ayco J. M."},{"family":"Lobato","given":"Carolina"},{"family":"Wassermann","given":"Birgit"},{"family":"Berg","given":"Gabriele"}],"issued":{"date-parts":[["2023",4]]}}}],"schema":"https://github.com/citation-style-language/schema/raw/master/csl-citation.json"} </w:instrText>
      </w:r>
      <w:r w:rsidR="006C6636">
        <w:rPr>
          <w:rFonts w:ascii="Times New Roman" w:hAnsi="Times New Roman" w:cs="Times New Roman"/>
          <w:color w:val="000000" w:themeColor="text1"/>
          <w:sz w:val="24"/>
          <w:szCs w:val="24"/>
        </w:rPr>
        <w:fldChar w:fldCharType="separate"/>
      </w:r>
      <w:r w:rsidR="00325D2E" w:rsidRPr="00325D2E">
        <w:rPr>
          <w:rFonts w:ascii="Times New Roman" w:hAnsi="Times New Roman" w:cs="Times New Roman"/>
          <w:color w:val="000000"/>
          <w:sz w:val="24"/>
          <w:szCs w:val="24"/>
        </w:rPr>
        <w:t xml:space="preserve">(Abdelfattah </w:t>
      </w:r>
      <w:r w:rsidR="00325D2E" w:rsidRPr="00325D2E">
        <w:rPr>
          <w:rFonts w:ascii="Times New Roman" w:hAnsi="Times New Roman" w:cs="Times New Roman"/>
          <w:i/>
          <w:iCs/>
          <w:color w:val="000000"/>
          <w:sz w:val="24"/>
          <w:szCs w:val="24"/>
        </w:rPr>
        <w:t>et al.</w:t>
      </w:r>
      <w:r w:rsidR="00325D2E" w:rsidRPr="00325D2E">
        <w:rPr>
          <w:rFonts w:ascii="Times New Roman" w:hAnsi="Times New Roman" w:cs="Times New Roman"/>
          <w:color w:val="000000"/>
          <w:sz w:val="24"/>
          <w:szCs w:val="24"/>
        </w:rPr>
        <w:t>, 2023)</w:t>
      </w:r>
      <w:r w:rsidR="006C6636">
        <w:rPr>
          <w:rFonts w:ascii="Times New Roman" w:hAnsi="Times New Roman" w:cs="Times New Roman"/>
          <w:color w:val="000000" w:themeColor="text1"/>
          <w:sz w:val="24"/>
          <w:szCs w:val="24"/>
        </w:rPr>
        <w:fldChar w:fldCharType="end"/>
      </w:r>
      <w:r w:rsidR="006C6636">
        <w:rPr>
          <w:rFonts w:ascii="Times New Roman" w:hAnsi="Times New Roman" w:cs="Times New Roman"/>
          <w:color w:val="000000" w:themeColor="text1"/>
          <w:sz w:val="24"/>
          <w:szCs w:val="24"/>
        </w:rPr>
        <w:t xml:space="preserve">. </w:t>
      </w:r>
      <w:r w:rsidR="002F061B" w:rsidRPr="00754319">
        <w:rPr>
          <w:rFonts w:ascii="Times New Roman" w:hAnsi="Times New Roman" w:cs="Times New Roman"/>
          <w:color w:val="000000" w:themeColor="text1"/>
          <w:sz w:val="24"/>
          <w:szCs w:val="24"/>
        </w:rPr>
        <w:t xml:space="preserve">Chesneau and colleagues </w:t>
      </w:r>
      <w:r w:rsidR="00325D2E">
        <w:rPr>
          <w:rFonts w:ascii="Times New Roman" w:hAnsi="Times New Roman" w:cs="Times New Roman"/>
          <w:color w:val="000000" w:themeColor="text1"/>
          <w:sz w:val="24"/>
          <w:szCs w:val="24"/>
        </w:rPr>
        <w:fldChar w:fldCharType="begin"/>
      </w:r>
      <w:r w:rsidR="00325D2E">
        <w:rPr>
          <w:rFonts w:ascii="Times New Roman" w:hAnsi="Times New Roman" w:cs="Times New Roman"/>
          <w:color w:val="000000" w:themeColor="text1"/>
          <w:sz w:val="24"/>
          <w:szCs w:val="24"/>
        </w:rPr>
        <w:instrText xml:space="preserve"> ADDIN ZOTERO_ITEM CSL_CITATION {"citationID":"JPAGDLru","properties":{"unsorted":false,"formattedCitation":"(Chesneau {\\i{}et al.}, 2022)","plainCitation":"(Chesneau et al., 2022)","noteIndex":0},"citationItems":[{"id":22599,"uris":["http://zotero.org/users/11386985/items/DGHGUN3H"],"itemData":{"id":22599,"type":"article-journal","abstract":"The seed acts as the primary inoculum source for the plant microbiota. Understanding the processes involved in its assembly and dynamics during germination and seedling emergence has the potential to allow for the improvement of crop establishment. Changes in the bacterial community structure were tracked in 1,000 individual seeds that were collected throughout seed developments of beans and radishes. Seeds were associated with a dominant bacterial taxon that represented more than 75% of all reads. The identity of this taxon was highly variable between the plants and within the seeds of the same plant. We identified selection as the main ecological process governing the succession of dominant taxa during seed filling and maturation. In a second step, we evaluated the seedling transmission of seed-borne taxa in 160 individual plants. While the initial bacterial abundance on seeds was not a good predictor of seedling transmission, the identities of the seed-borne taxa modified the phenotypes of seedlings. Overall, this work revealed that individual seeds are colonized by a few bacterial taxa of highly variable identity, which appears to be important for the early stages of plant development.IMPORTANCE Seeds are key components of plant fitness and are central to the sustainability of the agri-food system. Both the seed quality for food consumption and the seed vigor in agricultural settings can be influenced by the seed microbiota. Understanding the ecological processes involved in seed microbiota assembly will inform future practices for promoting the presence of important seed microorganisms for plant health and productivity. Our results highlighted that seeds were associated with one dominant bacterial taxon of variable taxonomic identity. This variety of dominant taxa was due to (i) spatial heterogeneity between and within plants and (ii) primary succession during seed development. According to neutral models, selection was the main driver of microbial community assembly for both plant species.","container-title":"mBio","DOI":"10.1128/mbio.01648-22","issue":"6","page":"e01648-22","publisher":"American Society for Microbiology","source":"journals.asm.org (Atypon)","title":"Single Seed Microbiota: Assembly and Transmission from Parent Plant to Seedling","title-short":"Single Seed Microbiota","URL":"https://journals.asm.org/doi/10.1128/mbio.01648-22","volume":"13","author":[{"family":"Chesneau","given":"Guillaume"},{"family":"Laroche","given":"Béatrice"},{"family":"Préveaux","given":"Anne"},{"family":"Marais","given":"Coralie"},{"family":"Briand","given":"Martial"},{"family":"Marolleau","given":"Brice"},{"family":"Simonin","given":"Marie"},{"family":"Barret","given":"Matthieu"}],"accessed":{"date-parts":[["2026",10,28]]},"issued":{"date-parts":[["2022",10,12]]}}}],"schema":"https://github.com/citation-style-language/schema/raw/master/csl-citation.json"} </w:instrText>
      </w:r>
      <w:r w:rsidR="00325D2E">
        <w:rPr>
          <w:rFonts w:ascii="Times New Roman" w:hAnsi="Times New Roman" w:cs="Times New Roman"/>
          <w:color w:val="000000" w:themeColor="text1"/>
          <w:sz w:val="24"/>
          <w:szCs w:val="24"/>
        </w:rPr>
        <w:fldChar w:fldCharType="separate"/>
      </w:r>
      <w:r w:rsidR="00325D2E">
        <w:rPr>
          <w:rFonts w:ascii="Times New Roman" w:hAnsi="Times New Roman" w:cs="Times New Roman"/>
          <w:color w:val="000000"/>
          <w:sz w:val="24"/>
          <w:szCs w:val="24"/>
        </w:rPr>
        <w:t>(</w:t>
      </w:r>
      <w:r w:rsidR="00325D2E" w:rsidRPr="00325D2E">
        <w:rPr>
          <w:rFonts w:ascii="Times New Roman" w:hAnsi="Times New Roman" w:cs="Times New Roman"/>
          <w:color w:val="000000"/>
          <w:sz w:val="24"/>
          <w:szCs w:val="24"/>
        </w:rPr>
        <w:t>2022)</w:t>
      </w:r>
      <w:r w:rsidR="00325D2E">
        <w:rPr>
          <w:rFonts w:ascii="Times New Roman" w:hAnsi="Times New Roman" w:cs="Times New Roman"/>
          <w:color w:val="000000" w:themeColor="text1"/>
          <w:sz w:val="24"/>
          <w:szCs w:val="24"/>
        </w:rPr>
        <w:fldChar w:fldCharType="end"/>
      </w:r>
      <w:r w:rsidR="002F061B" w:rsidRPr="00754319">
        <w:rPr>
          <w:rFonts w:ascii="Times New Roman" w:hAnsi="Times New Roman" w:cs="Times New Roman"/>
          <w:color w:val="000000" w:themeColor="text1"/>
          <w:sz w:val="24"/>
          <w:szCs w:val="24"/>
        </w:rPr>
        <w:t xml:space="preserve"> reported </w:t>
      </w:r>
      <w:r w:rsidR="00325D2E">
        <w:rPr>
          <w:rFonts w:ascii="Times New Roman" w:hAnsi="Times New Roman" w:cs="Times New Roman"/>
          <w:color w:val="000000" w:themeColor="text1"/>
          <w:sz w:val="24"/>
          <w:szCs w:val="24"/>
        </w:rPr>
        <w:t xml:space="preserve">a </w:t>
      </w:r>
      <w:r w:rsidR="002F061B" w:rsidRPr="00754319">
        <w:rPr>
          <w:rFonts w:ascii="Times New Roman" w:hAnsi="Times New Roman" w:cs="Times New Roman"/>
          <w:color w:val="000000" w:themeColor="text1"/>
          <w:sz w:val="24"/>
          <w:szCs w:val="24"/>
        </w:rPr>
        <w:t xml:space="preserve">strong host-level </w:t>
      </w:r>
      <w:r w:rsidR="00325D2E">
        <w:rPr>
          <w:rFonts w:ascii="Times New Roman" w:hAnsi="Times New Roman" w:cs="Times New Roman"/>
          <w:color w:val="000000" w:themeColor="text1"/>
          <w:sz w:val="24"/>
          <w:szCs w:val="24"/>
        </w:rPr>
        <w:t xml:space="preserve">microbial </w:t>
      </w:r>
      <w:r w:rsidR="002F061B" w:rsidRPr="00754319">
        <w:rPr>
          <w:rFonts w:ascii="Times New Roman" w:hAnsi="Times New Roman" w:cs="Times New Roman"/>
          <w:color w:val="000000" w:themeColor="text1"/>
          <w:sz w:val="24"/>
          <w:szCs w:val="24"/>
        </w:rPr>
        <w:t xml:space="preserve">structuring in </w:t>
      </w:r>
      <w:r w:rsidR="002F061B" w:rsidRPr="00754319">
        <w:rPr>
          <w:rFonts w:ascii="Times New Roman" w:hAnsi="Times New Roman" w:cs="Times New Roman"/>
          <w:i/>
          <w:iCs/>
          <w:color w:val="000000" w:themeColor="text1"/>
          <w:sz w:val="24"/>
          <w:szCs w:val="24"/>
        </w:rPr>
        <w:t xml:space="preserve">Phaseolus </w:t>
      </w:r>
      <w:r w:rsidR="002F061B" w:rsidRPr="00754319">
        <w:rPr>
          <w:rFonts w:ascii="Times New Roman" w:hAnsi="Times New Roman" w:cs="Times New Roman"/>
          <w:color w:val="000000" w:themeColor="text1"/>
          <w:sz w:val="24"/>
          <w:szCs w:val="24"/>
        </w:rPr>
        <w:t xml:space="preserve">and </w:t>
      </w:r>
      <w:r w:rsidR="002F061B" w:rsidRPr="00754319">
        <w:rPr>
          <w:rFonts w:ascii="Times New Roman" w:hAnsi="Times New Roman" w:cs="Times New Roman"/>
          <w:i/>
          <w:iCs/>
          <w:color w:val="000000" w:themeColor="text1"/>
          <w:sz w:val="24"/>
          <w:szCs w:val="24"/>
        </w:rPr>
        <w:t>Raphanus</w:t>
      </w:r>
      <w:r w:rsidR="00325D2E">
        <w:rPr>
          <w:rFonts w:ascii="Times New Roman" w:hAnsi="Times New Roman" w:cs="Times New Roman"/>
          <w:color w:val="000000" w:themeColor="text1"/>
          <w:sz w:val="24"/>
          <w:szCs w:val="24"/>
        </w:rPr>
        <w:t>; o</w:t>
      </w:r>
      <w:r w:rsidR="002F061B" w:rsidRPr="00754319">
        <w:rPr>
          <w:rFonts w:ascii="Times New Roman" w:hAnsi="Times New Roman" w:cs="Times New Roman"/>
          <w:color w:val="000000" w:themeColor="text1"/>
          <w:sz w:val="24"/>
          <w:szCs w:val="24"/>
        </w:rPr>
        <w:t xml:space="preserve">ur cross-study analysis suggests that this is </w:t>
      </w:r>
      <w:r w:rsidR="00325D2E">
        <w:rPr>
          <w:rFonts w:ascii="Times New Roman" w:hAnsi="Times New Roman" w:cs="Times New Roman"/>
          <w:color w:val="000000" w:themeColor="text1"/>
          <w:sz w:val="24"/>
          <w:szCs w:val="24"/>
        </w:rPr>
        <w:t>a</w:t>
      </w:r>
      <w:r w:rsidR="002F061B" w:rsidRPr="00754319">
        <w:rPr>
          <w:rFonts w:ascii="Times New Roman" w:hAnsi="Times New Roman" w:cs="Times New Roman"/>
          <w:color w:val="000000" w:themeColor="text1"/>
          <w:sz w:val="24"/>
          <w:szCs w:val="24"/>
        </w:rPr>
        <w:t xml:space="preserve"> broader pattern than a host-specific</w:t>
      </w:r>
      <w:r w:rsidR="00325D2E">
        <w:rPr>
          <w:rFonts w:ascii="Times New Roman" w:hAnsi="Times New Roman" w:cs="Times New Roman"/>
          <w:color w:val="000000" w:themeColor="text1"/>
          <w:sz w:val="24"/>
          <w:szCs w:val="24"/>
        </w:rPr>
        <w:t xml:space="preserve"> artifact</w:t>
      </w:r>
      <w:r w:rsidR="002F061B" w:rsidRPr="00754319">
        <w:rPr>
          <w:rFonts w:ascii="Times New Roman" w:hAnsi="Times New Roman" w:cs="Times New Roman"/>
          <w:color w:val="000000" w:themeColor="text1"/>
          <w:sz w:val="24"/>
          <w:szCs w:val="24"/>
        </w:rPr>
        <w:t>.</w:t>
      </w:r>
    </w:p>
    <w:p w:rsidR="001123BF" w:rsidRDefault="00000000" w:rsidP="00AB0F6E">
      <w:pPr>
        <w:spacing w:before="80" w:after="120" w:line="276" w:lineRule="auto"/>
        <w:jc w:val="both"/>
        <w:rPr>
          <w:rFonts w:ascii="Times New Roman" w:hAnsi="Times New Roman" w:cs="Times New Roman"/>
          <w:color w:val="000000" w:themeColor="text1"/>
          <w:sz w:val="24"/>
          <w:szCs w:val="24"/>
        </w:rPr>
      </w:pPr>
      <w:r w:rsidRPr="00754319">
        <w:rPr>
          <w:rFonts w:ascii="Times New Roman" w:hAnsi="Times New Roman" w:cs="Times New Roman"/>
          <w:color w:val="000000" w:themeColor="text1"/>
          <w:sz w:val="24"/>
          <w:szCs w:val="24"/>
        </w:rPr>
        <w:t xml:space="preserve">Host identity also structured more strongly </w:t>
      </w:r>
      <w:r w:rsidR="00EF6C3E">
        <w:rPr>
          <w:rFonts w:ascii="Times New Roman" w:hAnsi="Times New Roman" w:cs="Times New Roman"/>
          <w:color w:val="000000" w:themeColor="text1"/>
          <w:sz w:val="24"/>
          <w:szCs w:val="24"/>
        </w:rPr>
        <w:t xml:space="preserve">the </w:t>
      </w:r>
      <w:r w:rsidR="00EF6C3E" w:rsidRPr="00754319">
        <w:rPr>
          <w:rFonts w:ascii="Times New Roman" w:hAnsi="Times New Roman" w:cs="Times New Roman"/>
          <w:color w:val="000000" w:themeColor="text1"/>
          <w:sz w:val="24"/>
          <w:szCs w:val="24"/>
        </w:rPr>
        <w:t xml:space="preserve">seedling </w:t>
      </w:r>
      <w:r w:rsidRPr="00754319">
        <w:rPr>
          <w:rFonts w:ascii="Times New Roman" w:hAnsi="Times New Roman" w:cs="Times New Roman"/>
          <w:color w:val="000000" w:themeColor="text1"/>
          <w:sz w:val="24"/>
          <w:szCs w:val="24"/>
        </w:rPr>
        <w:t>than seed communities. Within each stage, host genus explained about twice as much of the compositional variation among seedlings as among seeds (Figure 2B–</w:t>
      </w:r>
      <w:r w:rsidRPr="00864AA6">
        <w:rPr>
          <w:rFonts w:ascii="Times New Roman" w:hAnsi="Times New Roman" w:cs="Times New Roman"/>
          <w:color w:val="000000" w:themeColor="text1"/>
          <w:sz w:val="24"/>
          <w:szCs w:val="24"/>
        </w:rPr>
        <w:t>E</w:t>
      </w:r>
      <w:r w:rsidRPr="00754319">
        <w:rPr>
          <w:rFonts w:ascii="Times New Roman" w:hAnsi="Times New Roman" w:cs="Times New Roman"/>
          <w:color w:val="000000" w:themeColor="text1"/>
          <w:sz w:val="24"/>
          <w:szCs w:val="24"/>
        </w:rPr>
        <w:t xml:space="preserve">). This </w:t>
      </w:r>
      <w:r w:rsidR="00EF6C3E">
        <w:rPr>
          <w:rFonts w:ascii="Times New Roman" w:hAnsi="Times New Roman" w:cs="Times New Roman"/>
          <w:color w:val="000000" w:themeColor="text1"/>
          <w:sz w:val="24"/>
          <w:szCs w:val="24"/>
        </w:rPr>
        <w:t>could</w:t>
      </w:r>
      <w:r w:rsidR="00EF6C3E" w:rsidRPr="00754319">
        <w:rPr>
          <w:rFonts w:ascii="Times New Roman" w:hAnsi="Times New Roman" w:cs="Times New Roman"/>
          <w:color w:val="000000" w:themeColor="text1"/>
          <w:sz w:val="24"/>
          <w:szCs w:val="24"/>
        </w:rPr>
        <w:t xml:space="preserve"> </w:t>
      </w:r>
      <w:r w:rsidRPr="00754319">
        <w:rPr>
          <w:rFonts w:ascii="Times New Roman" w:hAnsi="Times New Roman" w:cs="Times New Roman"/>
          <w:color w:val="000000" w:themeColor="text1"/>
          <w:sz w:val="24"/>
          <w:szCs w:val="24"/>
        </w:rPr>
        <w:t xml:space="preserve">be </w:t>
      </w:r>
      <w:r w:rsidR="00EF6C3E">
        <w:rPr>
          <w:rFonts w:ascii="Times New Roman" w:hAnsi="Times New Roman" w:cs="Times New Roman"/>
          <w:color w:val="000000" w:themeColor="text1"/>
          <w:sz w:val="24"/>
          <w:szCs w:val="24"/>
        </w:rPr>
        <w:t>attributed to</w:t>
      </w:r>
      <w:r w:rsidR="00EF6C3E" w:rsidRPr="00754319">
        <w:rPr>
          <w:rFonts w:ascii="Times New Roman" w:hAnsi="Times New Roman" w:cs="Times New Roman"/>
          <w:color w:val="000000" w:themeColor="text1"/>
          <w:sz w:val="24"/>
          <w:szCs w:val="24"/>
        </w:rPr>
        <w:t xml:space="preserve"> </w:t>
      </w:r>
      <w:r w:rsidR="00EF6C3E">
        <w:rPr>
          <w:rFonts w:ascii="Times New Roman" w:hAnsi="Times New Roman" w:cs="Times New Roman"/>
          <w:color w:val="000000" w:themeColor="text1"/>
          <w:sz w:val="24"/>
          <w:szCs w:val="24"/>
        </w:rPr>
        <w:t xml:space="preserve">the further </w:t>
      </w:r>
      <w:r w:rsidRPr="00754319">
        <w:rPr>
          <w:rFonts w:ascii="Times New Roman" w:hAnsi="Times New Roman" w:cs="Times New Roman"/>
          <w:color w:val="000000" w:themeColor="text1"/>
          <w:sz w:val="24"/>
          <w:szCs w:val="24"/>
        </w:rPr>
        <w:t xml:space="preserve">host filtering </w:t>
      </w:r>
      <w:r w:rsidR="00EF6C3E">
        <w:rPr>
          <w:rFonts w:ascii="Times New Roman" w:hAnsi="Times New Roman" w:cs="Times New Roman"/>
          <w:color w:val="000000" w:themeColor="text1"/>
          <w:sz w:val="24"/>
          <w:szCs w:val="24"/>
        </w:rPr>
        <w:t xml:space="preserve">effect </w:t>
      </w:r>
      <w:r w:rsidRPr="00754319">
        <w:rPr>
          <w:rFonts w:ascii="Times New Roman" w:hAnsi="Times New Roman" w:cs="Times New Roman"/>
          <w:color w:val="000000" w:themeColor="text1"/>
          <w:sz w:val="24"/>
          <w:szCs w:val="24"/>
        </w:rPr>
        <w:t>strengthen</w:t>
      </w:r>
      <w:r w:rsidR="00EF6C3E">
        <w:rPr>
          <w:rFonts w:ascii="Times New Roman" w:hAnsi="Times New Roman" w:cs="Times New Roman"/>
          <w:color w:val="000000" w:themeColor="text1"/>
          <w:sz w:val="24"/>
          <w:szCs w:val="24"/>
        </w:rPr>
        <w:t>ed</w:t>
      </w:r>
      <w:r w:rsidRPr="00754319">
        <w:rPr>
          <w:rFonts w:ascii="Times New Roman" w:hAnsi="Times New Roman" w:cs="Times New Roman"/>
          <w:color w:val="000000" w:themeColor="text1"/>
          <w:sz w:val="24"/>
          <w:szCs w:val="24"/>
        </w:rPr>
        <w:t xml:space="preserve"> after </w:t>
      </w:r>
      <w:r w:rsidR="00EF6C3E">
        <w:rPr>
          <w:rFonts w:ascii="Times New Roman" w:hAnsi="Times New Roman" w:cs="Times New Roman"/>
          <w:color w:val="000000" w:themeColor="text1"/>
          <w:sz w:val="24"/>
          <w:szCs w:val="24"/>
        </w:rPr>
        <w:t xml:space="preserve">seed </w:t>
      </w:r>
      <w:r w:rsidRPr="00754319">
        <w:rPr>
          <w:rFonts w:ascii="Times New Roman" w:hAnsi="Times New Roman" w:cs="Times New Roman"/>
          <w:color w:val="000000" w:themeColor="text1"/>
          <w:sz w:val="24"/>
          <w:szCs w:val="24"/>
        </w:rPr>
        <w:t xml:space="preserve">germination. </w:t>
      </w:r>
      <w:r w:rsidR="00EF6C3E">
        <w:rPr>
          <w:rFonts w:ascii="Times New Roman" w:hAnsi="Times New Roman" w:cs="Times New Roman"/>
          <w:color w:val="000000" w:themeColor="text1"/>
          <w:sz w:val="24"/>
          <w:szCs w:val="24"/>
        </w:rPr>
        <w:t xml:space="preserve">We posit that, while the seed stage constitute the bottleneck stage of plant development cycle, as earlier discussed </w:t>
      </w:r>
      <w:r w:rsidR="00EF6C3E">
        <w:rPr>
          <w:rFonts w:ascii="Times New Roman" w:hAnsi="Times New Roman" w:cs="Times New Roman"/>
          <w:color w:val="000000" w:themeColor="text1"/>
          <w:sz w:val="24"/>
          <w:szCs w:val="24"/>
        </w:rPr>
        <w:fldChar w:fldCharType="begin"/>
      </w:r>
      <w:r w:rsidR="00EF6C3E">
        <w:rPr>
          <w:rFonts w:ascii="Times New Roman" w:hAnsi="Times New Roman" w:cs="Times New Roman"/>
          <w:color w:val="000000" w:themeColor="text1"/>
          <w:sz w:val="24"/>
          <w:szCs w:val="24"/>
        </w:rPr>
        <w:instrText xml:space="preserve"> ADDIN ZOTERO_ITEM CSL_CITATION {"citationID":"oqG8Uhba","properties":{"unsorted":false,"formattedCitation":"(Abdelfattah {\\i{}et al.}, 2023)","plainCitation":"(Abdelfattah et al., 2023)","noteIndex":0},"citationItems":[{"id":1621,"uris":["http://zotero.org/users/11386985/items/C8TLUYYN"],"itemData":{"id":1621,"type":"article-journal","abstract":"Despite evidence that the microbiome extends host genetic and phenotypic traits, information on how the microbiome is transmitted and maintained across generations remains fragmented. For seed-bearing plants, seeds harbor a distinct microbiome and play a unique role by linking one generation to the next. Studies on microbial inheritance, a process we suggest including both vertical transmission and the subsequent migration of seed microorganisms to the new plant, thus become essential for our understanding of host evolutionary potential and host-microbiome coevolution. We propose dividing the inheritance process into three stages: (i) plant to seed, (ii) seed dormancy, and (iii) seed to seedling. We discuss the factors affecting the assembly of the microbiome during the three stages, highlight future research directions, and emphasize the implications of microbial inheritance for fundamental science and society.","container-title":"Trends in Microbiology","DOI":"10.1016/j.tim.2022.10.009","ISSN":"1878-4380","issue":"4","journalAbbreviation":"Trends Microbiol","language":"eng","page":"346-355","PMID":"36481186","source":"PubMed","title":"From seed to seed: the role of microbial inheritance in the assembly of the plant microbiome","title-short":"From seed to seed","volume":"31","author":[{"family":"Abdelfattah","given":"Ahmed"},{"family":"Tack","given":"Ayco J. M."},{"family":"Lobato","given":"Carolina"},{"family":"Wassermann","given":"Birgit"},{"family":"Berg","given":"Gabriele"}],"issued":{"date-parts":[["2023",4]]}}}],"schema":"https://github.com/citation-style-language/schema/raw/master/csl-citation.json"} </w:instrText>
      </w:r>
      <w:r w:rsidR="00EF6C3E">
        <w:rPr>
          <w:rFonts w:ascii="Times New Roman" w:hAnsi="Times New Roman" w:cs="Times New Roman"/>
          <w:color w:val="000000" w:themeColor="text1"/>
          <w:sz w:val="24"/>
          <w:szCs w:val="24"/>
        </w:rPr>
        <w:fldChar w:fldCharType="separate"/>
      </w:r>
      <w:r w:rsidR="00EF6C3E" w:rsidRPr="00EF6C3E">
        <w:rPr>
          <w:rFonts w:ascii="Times New Roman" w:hAnsi="Times New Roman" w:cs="Times New Roman"/>
          <w:color w:val="000000"/>
          <w:sz w:val="24"/>
          <w:szCs w:val="24"/>
        </w:rPr>
        <w:t xml:space="preserve">(Abdelfattah </w:t>
      </w:r>
      <w:r w:rsidR="00EF6C3E" w:rsidRPr="00EF6C3E">
        <w:rPr>
          <w:rFonts w:ascii="Times New Roman" w:hAnsi="Times New Roman" w:cs="Times New Roman"/>
          <w:i/>
          <w:iCs/>
          <w:color w:val="000000"/>
          <w:sz w:val="24"/>
          <w:szCs w:val="24"/>
        </w:rPr>
        <w:t>et al.</w:t>
      </w:r>
      <w:r w:rsidR="00EF6C3E" w:rsidRPr="00EF6C3E">
        <w:rPr>
          <w:rFonts w:ascii="Times New Roman" w:hAnsi="Times New Roman" w:cs="Times New Roman"/>
          <w:color w:val="000000"/>
          <w:sz w:val="24"/>
          <w:szCs w:val="24"/>
        </w:rPr>
        <w:t>, 2023)</w:t>
      </w:r>
      <w:r w:rsidR="00EF6C3E">
        <w:rPr>
          <w:rFonts w:ascii="Times New Roman" w:hAnsi="Times New Roman" w:cs="Times New Roman"/>
          <w:color w:val="000000" w:themeColor="text1"/>
          <w:sz w:val="24"/>
          <w:szCs w:val="24"/>
        </w:rPr>
        <w:fldChar w:fldCharType="end"/>
      </w:r>
      <w:r w:rsidR="00EF6C3E">
        <w:rPr>
          <w:rFonts w:ascii="Times New Roman" w:hAnsi="Times New Roman" w:cs="Times New Roman"/>
          <w:color w:val="000000" w:themeColor="text1"/>
          <w:sz w:val="24"/>
          <w:szCs w:val="24"/>
        </w:rPr>
        <w:t xml:space="preserve">, the seedling phase enables host-dependent filtering and assembly of the plant microbiome. </w:t>
      </w:r>
      <w:r w:rsidRPr="00754319">
        <w:rPr>
          <w:rFonts w:ascii="Times New Roman" w:hAnsi="Times New Roman" w:cs="Times New Roman"/>
          <w:color w:val="000000" w:themeColor="text1"/>
          <w:sz w:val="24"/>
          <w:szCs w:val="24"/>
        </w:rPr>
        <w:t xml:space="preserve">Host effects at this early stage are plausibly </w:t>
      </w:r>
      <w:r w:rsidR="00EF6C3E">
        <w:rPr>
          <w:rFonts w:ascii="Times New Roman" w:hAnsi="Times New Roman" w:cs="Times New Roman"/>
          <w:color w:val="000000" w:themeColor="text1"/>
          <w:sz w:val="24"/>
          <w:szCs w:val="24"/>
        </w:rPr>
        <w:t xml:space="preserve">mediated </w:t>
      </w:r>
      <w:r w:rsidRPr="00754319">
        <w:rPr>
          <w:rFonts w:ascii="Times New Roman" w:hAnsi="Times New Roman" w:cs="Times New Roman"/>
          <w:color w:val="000000" w:themeColor="text1"/>
          <w:sz w:val="24"/>
          <w:szCs w:val="24"/>
        </w:rPr>
        <w:t xml:space="preserve">through the plant chemistry governed by </w:t>
      </w:r>
      <w:r w:rsidR="00EF6C3E">
        <w:rPr>
          <w:rFonts w:ascii="Times New Roman" w:hAnsi="Times New Roman" w:cs="Times New Roman"/>
          <w:color w:val="000000" w:themeColor="text1"/>
          <w:sz w:val="24"/>
          <w:szCs w:val="24"/>
        </w:rPr>
        <w:t xml:space="preserve">the so-called </w:t>
      </w:r>
      <w:r w:rsidR="00A7284D" w:rsidRPr="00A7284D">
        <w:rPr>
          <w:rFonts w:ascii="Times New Roman" w:hAnsi="Times New Roman" w:cs="Times New Roman"/>
          <w:i/>
          <w:iCs/>
          <w:color w:val="000000" w:themeColor="text1"/>
          <w:sz w:val="24"/>
          <w:szCs w:val="24"/>
        </w:rPr>
        <w:t>Microbiome</w:t>
      </w:r>
      <w:r w:rsidR="00A7284D">
        <w:rPr>
          <w:rFonts w:ascii="Times New Roman" w:hAnsi="Times New Roman" w:cs="Times New Roman"/>
          <w:color w:val="000000" w:themeColor="text1"/>
          <w:sz w:val="24"/>
          <w:szCs w:val="24"/>
        </w:rPr>
        <w:t xml:space="preserve"> (</w:t>
      </w:r>
      <w:r w:rsidR="00A7284D" w:rsidRPr="00A7284D">
        <w:rPr>
          <w:rFonts w:ascii="Times New Roman" w:hAnsi="Times New Roman" w:cs="Times New Roman"/>
          <w:i/>
          <w:iCs/>
          <w:color w:val="000000" w:themeColor="text1"/>
          <w:sz w:val="24"/>
          <w:szCs w:val="24"/>
        </w:rPr>
        <w:t>M</w:t>
      </w:r>
      <w:r w:rsidR="00A7284D">
        <w:rPr>
          <w:rFonts w:ascii="Times New Roman" w:hAnsi="Times New Roman" w:cs="Times New Roman"/>
          <w:color w:val="000000" w:themeColor="text1"/>
          <w:sz w:val="24"/>
          <w:szCs w:val="24"/>
        </w:rPr>
        <w:t xml:space="preserve">) genes which modulate the plant microbiome assembly process </w:t>
      </w:r>
      <w:r w:rsidR="00A7284D">
        <w:rPr>
          <w:rFonts w:ascii="Times New Roman" w:hAnsi="Times New Roman" w:cs="Times New Roman"/>
          <w:color w:val="000000" w:themeColor="text1"/>
          <w:sz w:val="24"/>
          <w:szCs w:val="24"/>
        </w:rPr>
        <w:fldChar w:fldCharType="begin"/>
      </w:r>
      <w:r w:rsidR="00A7284D">
        <w:rPr>
          <w:rFonts w:ascii="Times New Roman" w:hAnsi="Times New Roman" w:cs="Times New Roman"/>
          <w:color w:val="000000" w:themeColor="text1"/>
          <w:sz w:val="24"/>
          <w:szCs w:val="24"/>
        </w:rPr>
        <w:instrText xml:space="preserve"> ADDIN ZOTERO_ITEM CSL_CITATION {"citationID":"kgmAae2a","properties":{"unsorted":false,"formattedCitation":"(Su {\\i{}et al.}, 2024, 2025; Cernava, 2024)","plainCitation":"(Su et al., 2024, 2025; Cernava, 2024)","noteIndex":0},"citationItems":[{"id":20457,"uris":["http://zotero.org/users/11386985/items/9TJPMCC8"],"itemData":{"id":20457,"type":"article-journal","abstract":"In terrestrial ecosystems, plant leaves provide the largest biological habitat for highly diverse microbial communities, known as the phyllosphere microbiota. However, the underlying mechanisms of host-driven assembly of these ubiquitous communities remain largely elusive. Here, we conduct a large-scale and in-depth assessment of the rice phyllosphere microbiome aimed at identifying specific host-microbe links. A genome-wide association study reveals a strong association between the plant genotype and members of four bacterial orders, Pseudomonadales, Burkholderiales, Enterobacterales and Xanthomonadales. Some of the associations are specific to a distinct host genomic locus, pathway or even gene. The compound 4-hydroxycinnamic acid (4-HCA) is identified as the main driver for enrichment of bacteria belonging to Pseudomonadales. 4-HCA can be synthesized by the host plant’s OsPAL02 from the phenylpropanoid biosynthesis pathway. A knockout mutant of OsPAL02 results in reduced Pseudomonadales abundance, dysbiosis of the phyllosphere microbiota and consequently higher susceptibility of rice plants to disease. Our study provides a direct link between a specific plant metabolite and rice phyllosphere homeostasis opening possibilities for new breeding strategies.","container-title":"Nature Communications","DOI":"10.1038/s41467-023-44335-3","ISSN":"2041-1723","issue":"1","journalAbbreviation":"Nat Commun","language":"en","license":"2024 The Author(s)","page":"23","publisher":"Nature Publishing Group","source":"www.nature.com","title":"Microbiome homeostasis on rice leaves is regulated by a precursor molecule of lignin biosynthesis","URL":"https://www.nature.com/articles/s41467-023-44335-3","volume":"15","author":[{"family":"Su","given":"Pin"},{"family":"Kang","given":"Houxiang"},{"family":"Peng","given":"Qianze"},{"family":"Wicaksono","given":"Wisnu Adi"},{"family":"Berg","given":"Gabriele"},{"family":"Liu","given":"Zhuoxin"},{"family":"Ma","given":"Jiejia"},{"family":"Zhang","given":"Deyong"},{"family":"Cernava","given":"Tomislav"},{"family":"Liu","given":"Yong"}],"accessed":{"date-parts":[["2024",8,7]]},"issued":{"date-parts":[["2024",1,2]]}}},{"id":21280,"uris":["http://zotero.org/users/11386985/items/JSFQZWT7"],"itemData":{"id":21280,"type":"article-journal","abstract":"Plants live in close association with microbial communities that support their health and growth. Previous research has indicated that the composition of these communities can differ between genotypes of the same plant species. Host-related factors causing this variation are mostly unknown. Microbiome genes, or M genes in short, are host genes that are involved in shaping the microbiome. We hypothesized that specific M genes are responsible for microbiome variation between rice genotypes and that it is connected to plant metabolites controlled by these genes.","container-title":"Microbiome","DOI":"10.1186/s40168-025-02181-z","ISSN":"2049-2618","issue":"1","journalAbbreviation":"Microbiome","page":"185","source":"BioMed Central","title":"Host metabolites explain microbiome variation between different rice genotypes","URL":"https://doi.org/10.1186/s40168-025-02181-z","volume":"13","author":[{"family":"Su","given":"Pin"},{"family":"Kang","given":"Houxiang"},{"family":"Peng","given":"Qianze"},{"family":"Peng","given":"Weiye"},{"family":"Sun","given":"Shu’e"},{"family":"Du","given":"Xiaohua"},{"family":"Zhang","given":"Chi"},{"family":"Lei","given":"Ziling"},{"family":"Bai","given":"Lianyang"},{"family":"Tang","given":"Qianjun"},{"family":"Liu","given":"Yong"},{"family":"Cernava","given":"Tomislav"},{"family":"Zhang","given":"Deyong"}],"accessed":{"date-parts":[["2025",8,20]]},"issued":{"date-parts":[["2025",8,9]]}}},{"id":20453,"uris":["http://zotero.org/users/11386985/items/28TPPINM"],"itemData":{"id":20453,"type":"article-journal","abstract":"The plant microbiota can complement host functioning, leading to improved growth and health under unfavorable conditions. Microbiome engineering could therefore become a transformative technique for crop production. Microbiome genes, abbreviated as M genes, provide valuable targets for shaping plant-associated microbial communities.","container-title":"Nature Communications","DOI":"10.1038/s41467-024-50700-7","ISSN":"2041-1723","issue":"1","journalAbbreviation":"Nat Commun","language":"en","license":"2024 The Author(s)","page":"6623","publisher":"Nature Publishing Group","source":"www.nature.com","title":"Coming of age for Microbiome gene breeding in plants","URL":"https://www.nature.com/articles/s41467-024-50700-7","volume":"15","author":[{"family":"Cernava","given":"Tomislav"}],"accessed":{"date-parts":[["2024",8,7]]},"issued":{"date-parts":[["2024",8,5]]}}}],"schema":"https://github.com/citation-style-language/schema/raw/master/csl-citation.json"} </w:instrText>
      </w:r>
      <w:r w:rsidR="00A7284D">
        <w:rPr>
          <w:rFonts w:ascii="Times New Roman" w:hAnsi="Times New Roman" w:cs="Times New Roman"/>
          <w:color w:val="000000" w:themeColor="text1"/>
          <w:sz w:val="24"/>
          <w:szCs w:val="24"/>
        </w:rPr>
        <w:fldChar w:fldCharType="separate"/>
      </w:r>
      <w:r w:rsidR="00A7284D" w:rsidRPr="00A7284D">
        <w:rPr>
          <w:rFonts w:ascii="Times New Roman" w:hAnsi="Times New Roman" w:cs="Times New Roman"/>
          <w:color w:val="000000"/>
          <w:sz w:val="24"/>
          <w:szCs w:val="24"/>
        </w:rPr>
        <w:t xml:space="preserve">(Su </w:t>
      </w:r>
      <w:r w:rsidR="00A7284D" w:rsidRPr="00A7284D">
        <w:rPr>
          <w:rFonts w:ascii="Times New Roman" w:hAnsi="Times New Roman" w:cs="Times New Roman"/>
          <w:i/>
          <w:iCs/>
          <w:color w:val="000000"/>
          <w:sz w:val="24"/>
          <w:szCs w:val="24"/>
        </w:rPr>
        <w:t>et al.</w:t>
      </w:r>
      <w:r w:rsidR="00A7284D" w:rsidRPr="00A7284D">
        <w:rPr>
          <w:rFonts w:ascii="Times New Roman" w:hAnsi="Times New Roman" w:cs="Times New Roman"/>
          <w:color w:val="000000"/>
          <w:sz w:val="24"/>
          <w:szCs w:val="24"/>
        </w:rPr>
        <w:t>, 2024, 2025; Cernava, 2024)</w:t>
      </w:r>
      <w:r w:rsidR="00A7284D">
        <w:rPr>
          <w:rFonts w:ascii="Times New Roman" w:hAnsi="Times New Roman" w:cs="Times New Roman"/>
          <w:color w:val="000000" w:themeColor="text1"/>
          <w:sz w:val="24"/>
          <w:szCs w:val="24"/>
        </w:rPr>
        <w:fldChar w:fldCharType="end"/>
      </w:r>
      <w:r w:rsidRPr="00754319">
        <w:rPr>
          <w:rFonts w:ascii="Times New Roman" w:hAnsi="Times New Roman" w:cs="Times New Roman"/>
          <w:color w:val="000000" w:themeColor="text1"/>
          <w:sz w:val="24"/>
          <w:szCs w:val="24"/>
        </w:rPr>
        <w:t xml:space="preserve">, than as a phylogenetically conserved assembly. </w:t>
      </w:r>
    </w:p>
    <w:p w:rsidR="001E3F28" w:rsidRPr="00754319" w:rsidRDefault="00000000" w:rsidP="00AB0F6E">
      <w:pPr>
        <w:spacing w:before="80" w:after="120" w:line="276" w:lineRule="auto"/>
        <w:jc w:val="both"/>
        <w:rPr>
          <w:rFonts w:ascii="Times New Roman" w:hAnsi="Times New Roman" w:cs="Times New Roman"/>
          <w:color w:val="000000" w:themeColor="text1"/>
          <w:sz w:val="24"/>
          <w:szCs w:val="24"/>
        </w:rPr>
      </w:pPr>
      <w:r w:rsidRPr="00754319">
        <w:rPr>
          <w:rFonts w:ascii="Times New Roman" w:hAnsi="Times New Roman" w:cs="Times New Roman"/>
          <w:color w:val="000000" w:themeColor="text1"/>
          <w:sz w:val="24"/>
          <w:szCs w:val="24"/>
        </w:rPr>
        <w:t xml:space="preserve">The host generalists were drawn from only three phyla, </w:t>
      </w:r>
      <w:r w:rsidR="001123BF">
        <w:rPr>
          <w:rFonts w:ascii="Times New Roman" w:hAnsi="Times New Roman" w:cs="Times New Roman"/>
          <w:color w:val="000000" w:themeColor="text1"/>
          <w:sz w:val="24"/>
          <w:szCs w:val="24"/>
        </w:rPr>
        <w:t>non-</w:t>
      </w:r>
      <w:r w:rsidRPr="00754319">
        <w:rPr>
          <w:rFonts w:ascii="Times New Roman" w:hAnsi="Times New Roman" w:cs="Times New Roman"/>
          <w:color w:val="000000" w:themeColor="text1"/>
          <w:sz w:val="24"/>
          <w:szCs w:val="24"/>
        </w:rPr>
        <w:t>anaerobic, and were enriched in traits of metabolic versatility</w:t>
      </w:r>
      <w:r w:rsidR="001123BF">
        <w:rPr>
          <w:rFonts w:ascii="Times New Roman" w:hAnsi="Times New Roman" w:cs="Times New Roman"/>
          <w:color w:val="000000" w:themeColor="text1"/>
          <w:sz w:val="24"/>
          <w:szCs w:val="24"/>
        </w:rPr>
        <w:t xml:space="preserve">: </w:t>
      </w:r>
      <w:r w:rsidRPr="00754319">
        <w:rPr>
          <w:rFonts w:ascii="Times New Roman" w:hAnsi="Times New Roman" w:cs="Times New Roman"/>
          <w:color w:val="000000" w:themeColor="text1"/>
          <w:sz w:val="24"/>
          <w:szCs w:val="24"/>
        </w:rPr>
        <w:t xml:space="preserve">growth on diverse carbon sources, degradation of aromatic compounds, and nitrate respiration. The host specialists, by contrast, included the Bacteroidota, Acidobacteriota, Verrucomicrobiota, and anaerobes typical of </w:t>
      </w:r>
      <w:r w:rsidR="001123BF">
        <w:rPr>
          <w:rFonts w:ascii="Times New Roman" w:hAnsi="Times New Roman" w:cs="Times New Roman"/>
          <w:color w:val="000000" w:themeColor="text1"/>
          <w:sz w:val="24"/>
          <w:szCs w:val="24"/>
        </w:rPr>
        <w:t xml:space="preserve">the </w:t>
      </w:r>
      <w:r w:rsidRPr="00754319">
        <w:rPr>
          <w:rFonts w:ascii="Times New Roman" w:hAnsi="Times New Roman" w:cs="Times New Roman"/>
          <w:color w:val="000000" w:themeColor="text1"/>
          <w:sz w:val="24"/>
          <w:szCs w:val="24"/>
        </w:rPr>
        <w:t>soil</w:t>
      </w:r>
      <w:r w:rsidR="001123BF">
        <w:rPr>
          <w:rFonts w:ascii="Times New Roman" w:hAnsi="Times New Roman" w:cs="Times New Roman"/>
          <w:color w:val="000000" w:themeColor="text1"/>
          <w:sz w:val="24"/>
          <w:szCs w:val="24"/>
        </w:rPr>
        <w:t xml:space="preserve"> habitat</w:t>
      </w:r>
      <w:r w:rsidRPr="00754319">
        <w:rPr>
          <w:rFonts w:ascii="Times New Roman" w:hAnsi="Times New Roman" w:cs="Times New Roman"/>
          <w:color w:val="000000" w:themeColor="text1"/>
          <w:sz w:val="24"/>
          <w:szCs w:val="24"/>
        </w:rPr>
        <w:t xml:space="preserve">. </w:t>
      </w:r>
      <w:r w:rsidR="00387BCA">
        <w:rPr>
          <w:rFonts w:ascii="Times New Roman" w:hAnsi="Times New Roman" w:cs="Times New Roman"/>
          <w:color w:val="000000" w:themeColor="text1"/>
          <w:sz w:val="24"/>
          <w:szCs w:val="24"/>
        </w:rPr>
        <w:t>The b</w:t>
      </w:r>
      <w:r w:rsidRPr="00754319">
        <w:rPr>
          <w:rFonts w:ascii="Times New Roman" w:hAnsi="Times New Roman" w:cs="Times New Roman"/>
          <w:color w:val="000000" w:themeColor="text1"/>
          <w:sz w:val="24"/>
          <w:szCs w:val="24"/>
        </w:rPr>
        <w:t xml:space="preserve">road host range </w:t>
      </w:r>
      <w:r w:rsidR="00387BCA">
        <w:rPr>
          <w:rFonts w:ascii="Times New Roman" w:hAnsi="Times New Roman" w:cs="Times New Roman"/>
          <w:color w:val="000000" w:themeColor="text1"/>
          <w:sz w:val="24"/>
          <w:szCs w:val="24"/>
        </w:rPr>
        <w:t>of generalists</w:t>
      </w:r>
      <w:r w:rsidR="00387BCA" w:rsidRPr="00754319">
        <w:rPr>
          <w:rFonts w:ascii="Times New Roman" w:hAnsi="Times New Roman" w:cs="Times New Roman"/>
          <w:color w:val="000000" w:themeColor="text1"/>
          <w:sz w:val="24"/>
          <w:szCs w:val="24"/>
        </w:rPr>
        <w:t xml:space="preserve"> </w:t>
      </w:r>
      <w:r w:rsidR="00387BCA">
        <w:rPr>
          <w:rFonts w:ascii="Times New Roman" w:hAnsi="Times New Roman" w:cs="Times New Roman"/>
          <w:color w:val="000000" w:themeColor="text1"/>
          <w:sz w:val="24"/>
          <w:szCs w:val="24"/>
        </w:rPr>
        <w:lastRenderedPageBreak/>
        <w:t xml:space="preserve">potentially </w:t>
      </w:r>
      <w:r w:rsidRPr="00754319">
        <w:rPr>
          <w:rFonts w:ascii="Times New Roman" w:hAnsi="Times New Roman" w:cs="Times New Roman"/>
          <w:color w:val="000000" w:themeColor="text1"/>
          <w:sz w:val="24"/>
          <w:szCs w:val="24"/>
        </w:rPr>
        <w:t>reflect the ability of a few aerobic</w:t>
      </w:r>
      <w:r w:rsidR="00387BCA">
        <w:rPr>
          <w:rFonts w:ascii="Times New Roman" w:hAnsi="Times New Roman" w:cs="Times New Roman"/>
          <w:color w:val="000000" w:themeColor="text1"/>
          <w:sz w:val="24"/>
          <w:szCs w:val="24"/>
        </w:rPr>
        <w:t xml:space="preserve"> and</w:t>
      </w:r>
      <w:r w:rsidRPr="00754319">
        <w:rPr>
          <w:rFonts w:ascii="Times New Roman" w:hAnsi="Times New Roman" w:cs="Times New Roman"/>
          <w:color w:val="000000" w:themeColor="text1"/>
          <w:sz w:val="24"/>
          <w:szCs w:val="24"/>
        </w:rPr>
        <w:t xml:space="preserve"> copiotrophic lineages to grow </w:t>
      </w:r>
      <w:r w:rsidR="00387BCA">
        <w:rPr>
          <w:rFonts w:ascii="Times New Roman" w:hAnsi="Times New Roman" w:cs="Times New Roman"/>
          <w:color w:val="000000" w:themeColor="text1"/>
          <w:sz w:val="24"/>
          <w:szCs w:val="24"/>
        </w:rPr>
        <w:t>or be associated with numerous hosts</w:t>
      </w:r>
      <w:r w:rsidRPr="00754319">
        <w:rPr>
          <w:rFonts w:ascii="Times New Roman" w:hAnsi="Times New Roman" w:cs="Times New Roman"/>
          <w:color w:val="000000" w:themeColor="text1"/>
          <w:sz w:val="24"/>
          <w:szCs w:val="24"/>
        </w:rPr>
        <w:t xml:space="preserve"> plants rather than co-diversif</w:t>
      </w:r>
      <w:r w:rsidR="00635D36">
        <w:rPr>
          <w:rFonts w:ascii="Times New Roman" w:hAnsi="Times New Roman" w:cs="Times New Roman"/>
          <w:color w:val="000000" w:themeColor="text1"/>
          <w:sz w:val="24"/>
          <w:szCs w:val="24"/>
        </w:rPr>
        <w:t>ying</w:t>
      </w:r>
      <w:r w:rsidRPr="00754319">
        <w:rPr>
          <w:rFonts w:ascii="Times New Roman" w:hAnsi="Times New Roman" w:cs="Times New Roman"/>
          <w:color w:val="000000" w:themeColor="text1"/>
          <w:sz w:val="24"/>
          <w:szCs w:val="24"/>
        </w:rPr>
        <w:t xml:space="preserve"> with them. </w:t>
      </w:r>
      <w:r w:rsidR="00635D36">
        <w:rPr>
          <w:rFonts w:ascii="Times New Roman" w:hAnsi="Times New Roman" w:cs="Times New Roman"/>
          <w:color w:val="000000" w:themeColor="text1"/>
          <w:sz w:val="24"/>
          <w:szCs w:val="24"/>
        </w:rPr>
        <w:t>However, m</w:t>
      </w:r>
      <w:r w:rsidRPr="00754319">
        <w:rPr>
          <w:rFonts w:ascii="Times New Roman" w:hAnsi="Times New Roman" w:cs="Times New Roman"/>
          <w:color w:val="000000" w:themeColor="text1"/>
          <w:sz w:val="24"/>
          <w:szCs w:val="24"/>
        </w:rPr>
        <w:t xml:space="preserve">any single-host ASVs may also </w:t>
      </w:r>
      <w:r w:rsidR="00635D36">
        <w:rPr>
          <w:rFonts w:ascii="Times New Roman" w:hAnsi="Times New Roman" w:cs="Times New Roman"/>
          <w:color w:val="000000" w:themeColor="text1"/>
          <w:sz w:val="24"/>
          <w:szCs w:val="24"/>
        </w:rPr>
        <w:t xml:space="preserve">have </w:t>
      </w:r>
      <w:r w:rsidRPr="00754319">
        <w:rPr>
          <w:rFonts w:ascii="Times New Roman" w:hAnsi="Times New Roman" w:cs="Times New Roman"/>
          <w:color w:val="000000" w:themeColor="text1"/>
          <w:sz w:val="24"/>
          <w:szCs w:val="24"/>
        </w:rPr>
        <w:t>be</w:t>
      </w:r>
      <w:r w:rsidR="00635D36">
        <w:rPr>
          <w:rFonts w:ascii="Times New Roman" w:hAnsi="Times New Roman" w:cs="Times New Roman"/>
          <w:color w:val="000000" w:themeColor="text1"/>
          <w:sz w:val="24"/>
          <w:szCs w:val="24"/>
        </w:rPr>
        <w:t xml:space="preserve">en classified as </w:t>
      </w:r>
      <w:r w:rsidRPr="00754319">
        <w:rPr>
          <w:rFonts w:ascii="Times New Roman" w:hAnsi="Times New Roman" w:cs="Times New Roman"/>
          <w:color w:val="000000" w:themeColor="text1"/>
          <w:sz w:val="24"/>
          <w:szCs w:val="24"/>
        </w:rPr>
        <w:t xml:space="preserve">specialists because </w:t>
      </w:r>
      <w:r w:rsidR="00635D36">
        <w:rPr>
          <w:rFonts w:ascii="Times New Roman" w:hAnsi="Times New Roman" w:cs="Times New Roman"/>
          <w:color w:val="000000" w:themeColor="text1"/>
          <w:sz w:val="24"/>
          <w:szCs w:val="24"/>
        </w:rPr>
        <w:t xml:space="preserve">of single-host </w:t>
      </w:r>
      <w:r w:rsidRPr="00754319">
        <w:rPr>
          <w:rFonts w:ascii="Times New Roman" w:hAnsi="Times New Roman" w:cs="Times New Roman"/>
          <w:color w:val="000000" w:themeColor="text1"/>
          <w:sz w:val="24"/>
          <w:szCs w:val="24"/>
        </w:rPr>
        <w:t>sampl</w:t>
      </w:r>
      <w:r w:rsidR="00635D36">
        <w:rPr>
          <w:rFonts w:ascii="Times New Roman" w:hAnsi="Times New Roman" w:cs="Times New Roman"/>
          <w:color w:val="000000" w:themeColor="text1"/>
          <w:sz w:val="24"/>
          <w:szCs w:val="24"/>
        </w:rPr>
        <w:t>ing</w:t>
      </w:r>
      <w:r w:rsidRPr="00754319">
        <w:rPr>
          <w:rFonts w:ascii="Times New Roman" w:hAnsi="Times New Roman" w:cs="Times New Roman"/>
          <w:color w:val="000000" w:themeColor="text1"/>
          <w:sz w:val="24"/>
          <w:szCs w:val="24"/>
        </w:rPr>
        <w:t>.</w:t>
      </w:r>
    </w:p>
    <w:p w:rsidR="00015D8D" w:rsidRPr="00754319" w:rsidRDefault="00000000" w:rsidP="00AB0F6E">
      <w:pPr>
        <w:spacing w:before="80" w:after="12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Host generalists were predicted to use a wider range of simple carbon sources (malonate, glycerol and acetate), to degrade aromatic compounds and to respire nitrate, and their predicted genes were enriched in cofactor and vitamin metabolism, phytohormone production, and stress control and biocontrol. Host specialists carried more enriched genes for carbohydrate, energy and xenobiotic metabolism and for plant colonisation, consistent with a narrower, host-specific use of resources. Predicted functions, however, barely differed between seeds and seedlings, suggesting that the transition replaced taxa more than functions. As these functions were predicted from the 16S rRNA gene rather than measured, they remain hypotheses to be </w:t>
      </w:r>
      <w:r w:rsidR="007968A8">
        <w:rPr>
          <w:rFonts w:ascii="Times New Roman" w:hAnsi="Times New Roman" w:cs="Times New Roman"/>
          <w:color w:val="000000" w:themeColor="text1"/>
          <w:sz w:val="24"/>
          <w:szCs w:val="24"/>
        </w:rPr>
        <w:t xml:space="preserve">further studied using function-specific approached like </w:t>
      </w:r>
      <w:r>
        <w:rPr>
          <w:rFonts w:ascii="Times New Roman" w:hAnsi="Times New Roman" w:cs="Times New Roman"/>
          <w:color w:val="000000" w:themeColor="text1"/>
          <w:sz w:val="24"/>
          <w:szCs w:val="24"/>
        </w:rPr>
        <w:t>metagenomic profiling</w:t>
      </w:r>
      <w:r w:rsidR="007968A8">
        <w:rPr>
          <w:rFonts w:ascii="Times New Roman" w:hAnsi="Times New Roman" w:cs="Times New Roman"/>
          <w:color w:val="000000" w:themeColor="text1"/>
          <w:sz w:val="24"/>
          <w:szCs w:val="24"/>
        </w:rPr>
        <w:t xml:space="preserve">, in planta </w:t>
      </w:r>
      <w:r>
        <w:rPr>
          <w:rFonts w:ascii="Times New Roman" w:hAnsi="Times New Roman" w:cs="Times New Roman"/>
          <w:color w:val="000000" w:themeColor="text1"/>
          <w:sz w:val="24"/>
          <w:szCs w:val="24"/>
        </w:rPr>
        <w:t>inoculation assays</w:t>
      </w:r>
      <w:r w:rsidR="007968A8">
        <w:rPr>
          <w:rFonts w:ascii="Times New Roman" w:hAnsi="Times New Roman" w:cs="Times New Roman"/>
          <w:color w:val="000000" w:themeColor="text1"/>
          <w:sz w:val="24"/>
          <w:szCs w:val="24"/>
        </w:rPr>
        <w:t>, metabolomics, and metatranscriptomics</w:t>
      </w:r>
      <w:r>
        <w:rPr>
          <w:rFonts w:ascii="Times New Roman" w:hAnsi="Times New Roman" w:cs="Times New Roman"/>
          <w:color w:val="000000" w:themeColor="text1"/>
          <w:sz w:val="24"/>
          <w:szCs w:val="24"/>
        </w:rPr>
        <w:t>.</w:t>
      </w:r>
      <w:r w:rsidR="007968A8">
        <w:t xml:space="preserve"> </w:t>
      </w:r>
      <w:r w:rsidR="002F061B" w:rsidRPr="00754319">
        <w:rPr>
          <w:rFonts w:ascii="Times New Roman" w:hAnsi="Times New Roman" w:cs="Times New Roman"/>
          <w:color w:val="000000" w:themeColor="text1"/>
          <w:sz w:val="24"/>
          <w:szCs w:val="24"/>
        </w:rPr>
        <w:t xml:space="preserve">Beyond the </w:t>
      </w:r>
      <w:r w:rsidR="007968A8">
        <w:rPr>
          <w:rFonts w:ascii="Times New Roman" w:hAnsi="Times New Roman" w:cs="Times New Roman"/>
          <w:color w:val="000000" w:themeColor="text1"/>
          <w:sz w:val="24"/>
          <w:szCs w:val="24"/>
        </w:rPr>
        <w:t xml:space="preserve">abovementioned </w:t>
      </w:r>
      <w:r w:rsidR="002F061B" w:rsidRPr="00754319">
        <w:rPr>
          <w:rFonts w:ascii="Times New Roman" w:hAnsi="Times New Roman" w:cs="Times New Roman"/>
          <w:color w:val="000000" w:themeColor="text1"/>
          <w:sz w:val="24"/>
          <w:szCs w:val="24"/>
        </w:rPr>
        <w:t xml:space="preserve">caveats above, </w:t>
      </w:r>
      <w:r w:rsidR="007968A8">
        <w:rPr>
          <w:rFonts w:ascii="Times New Roman" w:hAnsi="Times New Roman" w:cs="Times New Roman"/>
          <w:color w:val="000000" w:themeColor="text1"/>
          <w:sz w:val="24"/>
          <w:szCs w:val="24"/>
        </w:rPr>
        <w:t xml:space="preserve">there are </w:t>
      </w:r>
      <w:r w:rsidR="002F061B" w:rsidRPr="00754319">
        <w:rPr>
          <w:rFonts w:ascii="Times New Roman" w:hAnsi="Times New Roman" w:cs="Times New Roman"/>
          <w:color w:val="000000" w:themeColor="text1"/>
          <w:sz w:val="24"/>
          <w:szCs w:val="24"/>
        </w:rPr>
        <w:t>three further limitations</w:t>
      </w:r>
      <w:r w:rsidR="007968A8">
        <w:rPr>
          <w:rFonts w:ascii="Times New Roman" w:hAnsi="Times New Roman" w:cs="Times New Roman"/>
          <w:color w:val="000000" w:themeColor="text1"/>
          <w:sz w:val="24"/>
          <w:szCs w:val="24"/>
        </w:rPr>
        <w:t xml:space="preserve"> to the current study</w:t>
      </w:r>
      <w:r w:rsidR="002F061B" w:rsidRPr="00754319">
        <w:rPr>
          <w:rFonts w:ascii="Times New Roman" w:hAnsi="Times New Roman" w:cs="Times New Roman"/>
          <w:color w:val="000000" w:themeColor="text1"/>
          <w:sz w:val="24"/>
          <w:szCs w:val="24"/>
        </w:rPr>
        <w:t>. First, the tests of phylogenetic signal and phylosymbiosis rest on few host species (</w:t>
      </w:r>
      <w:r w:rsidR="007968A8">
        <w:rPr>
          <w:rFonts w:ascii="Times New Roman" w:hAnsi="Times New Roman" w:cs="Times New Roman"/>
          <w:color w:val="000000" w:themeColor="text1"/>
          <w:sz w:val="24"/>
          <w:szCs w:val="24"/>
        </w:rPr>
        <w:t>i.e., nine</w:t>
      </w:r>
      <w:r w:rsidR="002F061B" w:rsidRPr="00754319">
        <w:rPr>
          <w:rFonts w:ascii="Times New Roman" w:hAnsi="Times New Roman" w:cs="Times New Roman"/>
          <w:color w:val="000000" w:themeColor="text1"/>
          <w:sz w:val="24"/>
          <w:szCs w:val="24"/>
        </w:rPr>
        <w:t xml:space="preserve"> to</w:t>
      </w:r>
      <w:r w:rsidR="007968A8">
        <w:rPr>
          <w:rFonts w:ascii="Times New Roman" w:hAnsi="Times New Roman" w:cs="Times New Roman"/>
          <w:color w:val="000000" w:themeColor="text1"/>
          <w:sz w:val="24"/>
          <w:szCs w:val="24"/>
        </w:rPr>
        <w:t>fifteen hosts</w:t>
      </w:r>
      <w:r w:rsidR="002F061B" w:rsidRPr="00754319">
        <w:rPr>
          <w:rFonts w:ascii="Times New Roman" w:hAnsi="Times New Roman" w:cs="Times New Roman"/>
          <w:color w:val="000000" w:themeColor="text1"/>
          <w:sz w:val="24"/>
          <w:szCs w:val="24"/>
        </w:rPr>
        <w:t>). Second</w:t>
      </w:r>
      <w:r w:rsidR="007968A8">
        <w:rPr>
          <w:rFonts w:ascii="Times New Roman" w:hAnsi="Times New Roman" w:cs="Times New Roman"/>
          <w:color w:val="000000" w:themeColor="text1"/>
          <w:sz w:val="24"/>
          <w:szCs w:val="24"/>
        </w:rPr>
        <w:t>ly</w:t>
      </w:r>
      <w:r w:rsidR="002F061B" w:rsidRPr="00754319">
        <w:rPr>
          <w:rFonts w:ascii="Times New Roman" w:hAnsi="Times New Roman" w:cs="Times New Roman"/>
          <w:color w:val="000000" w:themeColor="text1"/>
          <w:sz w:val="24"/>
          <w:szCs w:val="24"/>
        </w:rPr>
        <w:t xml:space="preserve">, no negative controls were deposited, so suspected contaminants (for example </w:t>
      </w:r>
      <w:r w:rsidR="002F061B" w:rsidRPr="00754319">
        <w:rPr>
          <w:rFonts w:ascii="Times New Roman" w:hAnsi="Times New Roman" w:cs="Times New Roman"/>
          <w:i/>
          <w:iCs/>
          <w:color w:val="000000" w:themeColor="text1"/>
          <w:sz w:val="24"/>
          <w:szCs w:val="24"/>
        </w:rPr>
        <w:t>Akkermansia</w:t>
      </w:r>
      <w:r w:rsidR="002F061B" w:rsidRPr="00754319">
        <w:rPr>
          <w:rFonts w:ascii="Times New Roman" w:hAnsi="Times New Roman" w:cs="Times New Roman"/>
          <w:color w:val="000000" w:themeColor="text1"/>
          <w:sz w:val="24"/>
          <w:szCs w:val="24"/>
        </w:rPr>
        <w:t xml:space="preserve">, </w:t>
      </w:r>
      <w:r w:rsidR="002F061B" w:rsidRPr="00754319">
        <w:rPr>
          <w:rFonts w:ascii="Times New Roman" w:hAnsi="Times New Roman" w:cs="Times New Roman"/>
          <w:i/>
          <w:iCs/>
          <w:color w:val="000000" w:themeColor="text1"/>
          <w:sz w:val="24"/>
          <w:szCs w:val="24"/>
        </w:rPr>
        <w:t>Corynebacterium</w:t>
      </w:r>
      <w:r w:rsidR="002F061B" w:rsidRPr="00754319">
        <w:rPr>
          <w:rFonts w:ascii="Times New Roman" w:hAnsi="Times New Roman" w:cs="Times New Roman"/>
          <w:color w:val="000000" w:themeColor="text1"/>
          <w:sz w:val="24"/>
          <w:szCs w:val="24"/>
        </w:rPr>
        <w:t xml:space="preserve">, and </w:t>
      </w:r>
      <w:r w:rsidR="002F061B" w:rsidRPr="00754319">
        <w:rPr>
          <w:rFonts w:ascii="Times New Roman" w:hAnsi="Times New Roman" w:cs="Times New Roman"/>
          <w:i/>
          <w:iCs/>
          <w:color w:val="000000" w:themeColor="text1"/>
          <w:sz w:val="24"/>
          <w:szCs w:val="24"/>
        </w:rPr>
        <w:t>Dolosigranulum</w:t>
      </w:r>
      <w:r w:rsidR="002F061B" w:rsidRPr="00754319">
        <w:rPr>
          <w:rFonts w:ascii="Times New Roman" w:hAnsi="Times New Roman" w:cs="Times New Roman"/>
          <w:color w:val="000000" w:themeColor="text1"/>
          <w:sz w:val="24"/>
          <w:szCs w:val="24"/>
        </w:rPr>
        <w:t xml:space="preserve">) </w:t>
      </w:r>
      <w:r w:rsidR="007968A8">
        <w:rPr>
          <w:rFonts w:ascii="Times New Roman" w:hAnsi="Times New Roman" w:cs="Times New Roman"/>
          <w:color w:val="000000" w:themeColor="text1"/>
          <w:sz w:val="24"/>
          <w:szCs w:val="24"/>
        </w:rPr>
        <w:t>were evidenced in the datasets; t</w:t>
      </w:r>
      <w:r w:rsidR="002F061B" w:rsidRPr="00754319">
        <w:rPr>
          <w:rFonts w:ascii="Times New Roman" w:hAnsi="Times New Roman" w:cs="Times New Roman"/>
          <w:color w:val="000000" w:themeColor="text1"/>
          <w:sz w:val="24"/>
          <w:szCs w:val="24"/>
        </w:rPr>
        <w:t>hird</w:t>
      </w:r>
      <w:r w:rsidR="007968A8">
        <w:rPr>
          <w:rFonts w:ascii="Times New Roman" w:hAnsi="Times New Roman" w:cs="Times New Roman"/>
          <w:color w:val="000000" w:themeColor="text1"/>
          <w:sz w:val="24"/>
          <w:szCs w:val="24"/>
        </w:rPr>
        <w:t>ly</w:t>
      </w:r>
      <w:r w:rsidR="002F061B" w:rsidRPr="00754319">
        <w:rPr>
          <w:rFonts w:ascii="Times New Roman" w:hAnsi="Times New Roman" w:cs="Times New Roman"/>
          <w:color w:val="000000" w:themeColor="text1"/>
          <w:sz w:val="24"/>
          <w:szCs w:val="24"/>
        </w:rPr>
        <w:t xml:space="preserve">, the original studies differed in DNA extraction, primer choice, amplicon region, and sequencing depth, which our </w:t>
      </w:r>
      <w:r w:rsidR="007968A8">
        <w:rPr>
          <w:rFonts w:ascii="Times New Roman" w:hAnsi="Times New Roman" w:cs="Times New Roman"/>
          <w:color w:val="000000" w:themeColor="text1"/>
          <w:sz w:val="24"/>
          <w:szCs w:val="24"/>
        </w:rPr>
        <w:t>unified</w:t>
      </w:r>
      <w:r w:rsidR="002F061B" w:rsidRPr="00754319">
        <w:rPr>
          <w:rFonts w:ascii="Times New Roman" w:hAnsi="Times New Roman" w:cs="Times New Roman"/>
          <w:color w:val="000000" w:themeColor="text1"/>
          <w:sz w:val="24"/>
          <w:szCs w:val="24"/>
        </w:rPr>
        <w:t xml:space="preserve"> pipeline does not eliminate.</w:t>
      </w:r>
    </w:p>
    <w:p w:rsidR="00015D8D" w:rsidRPr="00754319" w:rsidRDefault="002F061B" w:rsidP="00AB0F6E">
      <w:pPr>
        <w:pStyle w:val="Heading1"/>
        <w:spacing w:line="276" w:lineRule="auto"/>
        <w:rPr>
          <w:rFonts w:ascii="Times New Roman" w:hAnsi="Times New Roman" w:cs="Times New Roman"/>
          <w:color w:val="000000" w:themeColor="text1"/>
          <w:sz w:val="24"/>
          <w:szCs w:val="24"/>
        </w:rPr>
      </w:pPr>
      <w:r w:rsidRPr="00754319">
        <w:rPr>
          <w:rFonts w:ascii="Times New Roman" w:hAnsi="Times New Roman" w:cs="Times New Roman"/>
          <w:color w:val="000000" w:themeColor="text1"/>
          <w:sz w:val="24"/>
          <w:szCs w:val="24"/>
        </w:rPr>
        <w:t>Conclusion</w:t>
      </w:r>
    </w:p>
    <w:p w:rsidR="00015D8D" w:rsidRPr="00754319" w:rsidRDefault="002F061B" w:rsidP="00AB0F6E">
      <w:pPr>
        <w:spacing w:before="80" w:after="120" w:line="276" w:lineRule="auto"/>
        <w:jc w:val="both"/>
        <w:rPr>
          <w:rFonts w:ascii="Times New Roman" w:hAnsi="Times New Roman" w:cs="Times New Roman"/>
          <w:color w:val="000000" w:themeColor="text1"/>
          <w:sz w:val="24"/>
          <w:szCs w:val="24"/>
        </w:rPr>
      </w:pPr>
      <w:r w:rsidRPr="00754319">
        <w:rPr>
          <w:rFonts w:ascii="Times New Roman" w:hAnsi="Times New Roman" w:cs="Times New Roman"/>
          <w:color w:val="000000" w:themeColor="text1"/>
          <w:sz w:val="24"/>
          <w:szCs w:val="24"/>
        </w:rPr>
        <w:t>In this study, we highlight the importance of host</w:t>
      </w:r>
      <w:r w:rsidR="007968A8">
        <w:rPr>
          <w:rFonts w:ascii="Times New Roman" w:hAnsi="Times New Roman" w:cs="Times New Roman"/>
          <w:color w:val="000000" w:themeColor="text1"/>
          <w:sz w:val="24"/>
          <w:szCs w:val="24"/>
        </w:rPr>
        <w:t xml:space="preserve"> </w:t>
      </w:r>
      <w:r w:rsidRPr="00754319">
        <w:rPr>
          <w:rFonts w:ascii="Times New Roman" w:hAnsi="Times New Roman" w:cs="Times New Roman"/>
          <w:color w:val="000000" w:themeColor="text1"/>
          <w:sz w:val="24"/>
          <w:szCs w:val="24"/>
        </w:rPr>
        <w:t>in structuring the bacterial communities of seeds and seedlings</w:t>
      </w:r>
      <w:r w:rsidR="007968A8">
        <w:rPr>
          <w:rFonts w:ascii="Times New Roman" w:hAnsi="Times New Roman" w:cs="Times New Roman"/>
          <w:color w:val="000000" w:themeColor="text1"/>
          <w:sz w:val="24"/>
          <w:szCs w:val="24"/>
        </w:rPr>
        <w:t>, constituting the bottleneck and early plant establishment phases</w:t>
      </w:r>
      <w:r w:rsidRPr="00754319">
        <w:rPr>
          <w:rFonts w:ascii="Times New Roman" w:hAnsi="Times New Roman" w:cs="Times New Roman"/>
          <w:color w:val="000000" w:themeColor="text1"/>
          <w:sz w:val="24"/>
          <w:szCs w:val="24"/>
        </w:rPr>
        <w:t>. We also confirm that developmental stage carries host-</w:t>
      </w:r>
      <w:r w:rsidR="007968A8">
        <w:rPr>
          <w:rFonts w:ascii="Times New Roman" w:hAnsi="Times New Roman" w:cs="Times New Roman"/>
          <w:color w:val="000000" w:themeColor="text1"/>
          <w:sz w:val="24"/>
          <w:szCs w:val="24"/>
        </w:rPr>
        <w:t>dependent</w:t>
      </w:r>
      <w:r w:rsidRPr="00754319">
        <w:rPr>
          <w:rFonts w:ascii="Times New Roman" w:hAnsi="Times New Roman" w:cs="Times New Roman"/>
          <w:color w:val="000000" w:themeColor="text1"/>
          <w:sz w:val="24"/>
          <w:szCs w:val="24"/>
        </w:rPr>
        <w:t xml:space="preserve"> taxon-level signal </w:t>
      </w:r>
      <w:r w:rsidR="007968A8">
        <w:rPr>
          <w:rFonts w:ascii="Times New Roman" w:hAnsi="Times New Roman" w:cs="Times New Roman"/>
          <w:color w:val="000000" w:themeColor="text1"/>
          <w:sz w:val="24"/>
          <w:szCs w:val="24"/>
        </w:rPr>
        <w:t>of</w:t>
      </w:r>
      <w:r w:rsidR="007968A8" w:rsidRPr="00754319">
        <w:rPr>
          <w:rFonts w:ascii="Times New Roman" w:hAnsi="Times New Roman" w:cs="Times New Roman"/>
          <w:color w:val="000000" w:themeColor="text1"/>
          <w:sz w:val="24"/>
          <w:szCs w:val="24"/>
        </w:rPr>
        <w:t xml:space="preserve"> </w:t>
      </w:r>
      <w:r w:rsidRPr="00754319">
        <w:rPr>
          <w:rFonts w:ascii="Times New Roman" w:hAnsi="Times New Roman" w:cs="Times New Roman"/>
          <w:color w:val="000000" w:themeColor="text1"/>
          <w:sz w:val="24"/>
          <w:szCs w:val="24"/>
        </w:rPr>
        <w:t>seed-to-seedling transition</w:t>
      </w:r>
      <w:r w:rsidR="007968A8">
        <w:rPr>
          <w:rFonts w:ascii="Times New Roman" w:hAnsi="Times New Roman" w:cs="Times New Roman"/>
          <w:color w:val="000000" w:themeColor="text1"/>
          <w:sz w:val="24"/>
          <w:szCs w:val="24"/>
        </w:rPr>
        <w:t xml:space="preserve">, mainly composed of </w:t>
      </w:r>
      <w:r w:rsidRPr="007968A8">
        <w:rPr>
          <w:rFonts w:ascii="Times New Roman" w:hAnsi="Times New Roman" w:cs="Times New Roman"/>
          <w:i/>
          <w:iCs/>
          <w:color w:val="000000" w:themeColor="text1"/>
          <w:sz w:val="24"/>
          <w:szCs w:val="24"/>
        </w:rPr>
        <w:t>Pantoea, Paenibacillus, Pseudomonas, and Bacillus</w:t>
      </w:r>
      <w:r w:rsidRPr="00754319">
        <w:rPr>
          <w:rFonts w:ascii="Times New Roman" w:hAnsi="Times New Roman" w:cs="Times New Roman"/>
          <w:color w:val="000000" w:themeColor="text1"/>
          <w:sz w:val="24"/>
          <w:szCs w:val="24"/>
        </w:rPr>
        <w:t xml:space="preserve">. </w:t>
      </w:r>
      <w:r w:rsidRPr="001C427C">
        <w:rPr>
          <w:rFonts w:ascii="Times New Roman" w:hAnsi="Times New Roman" w:cs="Times New Roman"/>
          <w:i/>
          <w:iCs/>
          <w:color w:val="000000" w:themeColor="text1"/>
          <w:sz w:val="24"/>
          <w:szCs w:val="24"/>
        </w:rPr>
        <w:t>Bacillus</w:t>
      </w:r>
      <w:r w:rsidRPr="00754319">
        <w:rPr>
          <w:rFonts w:ascii="Times New Roman" w:hAnsi="Times New Roman" w:cs="Times New Roman"/>
          <w:color w:val="000000" w:themeColor="text1"/>
          <w:sz w:val="24"/>
          <w:szCs w:val="24"/>
        </w:rPr>
        <w:t xml:space="preserve"> was the most consistent seedling-</w:t>
      </w:r>
      <w:r w:rsidR="00FF15A5">
        <w:rPr>
          <w:rFonts w:ascii="Times New Roman" w:hAnsi="Times New Roman" w:cs="Times New Roman"/>
          <w:color w:val="000000" w:themeColor="text1"/>
          <w:sz w:val="24"/>
          <w:szCs w:val="24"/>
        </w:rPr>
        <w:t xml:space="preserve">associated genus, while </w:t>
      </w:r>
      <w:r w:rsidRPr="001C427C">
        <w:rPr>
          <w:rFonts w:ascii="Times New Roman" w:hAnsi="Times New Roman" w:cs="Times New Roman"/>
          <w:i/>
          <w:iCs/>
          <w:color w:val="000000" w:themeColor="text1"/>
          <w:sz w:val="24"/>
          <w:szCs w:val="24"/>
        </w:rPr>
        <w:t>Exiguobacterium</w:t>
      </w:r>
      <w:r w:rsidR="00FF15A5">
        <w:rPr>
          <w:rFonts w:ascii="Times New Roman" w:hAnsi="Times New Roman" w:cs="Times New Roman"/>
          <w:color w:val="000000" w:themeColor="text1"/>
          <w:sz w:val="24"/>
          <w:szCs w:val="24"/>
        </w:rPr>
        <w:t xml:space="preserve"> </w:t>
      </w:r>
      <w:r w:rsidRPr="00754319">
        <w:rPr>
          <w:rFonts w:ascii="Times New Roman" w:hAnsi="Times New Roman" w:cs="Times New Roman"/>
          <w:color w:val="000000" w:themeColor="text1"/>
          <w:sz w:val="24"/>
          <w:szCs w:val="24"/>
        </w:rPr>
        <w:t>was the most consistent seed-</w:t>
      </w:r>
      <w:r w:rsidR="00FF15A5">
        <w:rPr>
          <w:rFonts w:ascii="Times New Roman" w:hAnsi="Times New Roman" w:cs="Times New Roman"/>
          <w:color w:val="000000" w:themeColor="text1"/>
          <w:sz w:val="24"/>
          <w:szCs w:val="24"/>
        </w:rPr>
        <w:t>associated</w:t>
      </w:r>
      <w:r w:rsidRPr="00754319">
        <w:rPr>
          <w:rFonts w:ascii="Times New Roman" w:hAnsi="Times New Roman" w:cs="Times New Roman"/>
          <w:color w:val="000000" w:themeColor="text1"/>
          <w:sz w:val="24"/>
          <w:szCs w:val="24"/>
        </w:rPr>
        <w:t>. Developmental stage explain</w:t>
      </w:r>
      <w:r w:rsidR="00FF15A5">
        <w:rPr>
          <w:rFonts w:ascii="Times New Roman" w:hAnsi="Times New Roman" w:cs="Times New Roman"/>
          <w:color w:val="000000" w:themeColor="text1"/>
          <w:sz w:val="24"/>
          <w:szCs w:val="24"/>
        </w:rPr>
        <w:t>ed</w:t>
      </w:r>
      <w:r w:rsidRPr="00754319">
        <w:rPr>
          <w:rFonts w:ascii="Times New Roman" w:hAnsi="Times New Roman" w:cs="Times New Roman"/>
          <w:color w:val="000000" w:themeColor="text1"/>
          <w:sz w:val="24"/>
          <w:szCs w:val="24"/>
        </w:rPr>
        <w:t xml:space="preserve"> only a small fraction of </w:t>
      </w:r>
      <w:r w:rsidR="00FF15A5">
        <w:rPr>
          <w:rFonts w:ascii="Times New Roman" w:hAnsi="Times New Roman" w:cs="Times New Roman"/>
          <w:color w:val="000000" w:themeColor="text1"/>
          <w:sz w:val="24"/>
          <w:szCs w:val="24"/>
        </w:rPr>
        <w:t xml:space="preserve">community </w:t>
      </w:r>
      <w:r w:rsidRPr="00754319">
        <w:rPr>
          <w:rFonts w:ascii="Times New Roman" w:hAnsi="Times New Roman" w:cs="Times New Roman"/>
          <w:color w:val="000000" w:themeColor="text1"/>
          <w:sz w:val="24"/>
          <w:szCs w:val="24"/>
        </w:rPr>
        <w:t>varia</w:t>
      </w:r>
      <w:r w:rsidR="00FF15A5">
        <w:rPr>
          <w:rFonts w:ascii="Times New Roman" w:hAnsi="Times New Roman" w:cs="Times New Roman"/>
          <w:color w:val="000000" w:themeColor="text1"/>
          <w:sz w:val="24"/>
          <w:szCs w:val="24"/>
        </w:rPr>
        <w:t xml:space="preserve">tion. </w:t>
      </w:r>
      <w:r w:rsidRPr="00754319">
        <w:rPr>
          <w:rFonts w:ascii="Times New Roman" w:hAnsi="Times New Roman" w:cs="Times New Roman"/>
          <w:color w:val="000000" w:themeColor="text1"/>
          <w:sz w:val="24"/>
          <w:szCs w:val="24"/>
        </w:rPr>
        <w:t xml:space="preserve">Consistent with previous work on the importance of early developmental microbiome assembly, our results add a cross-study </w:t>
      </w:r>
      <w:r w:rsidR="00FF15A5">
        <w:rPr>
          <w:rFonts w:ascii="Times New Roman" w:hAnsi="Times New Roman" w:cs="Times New Roman"/>
          <w:color w:val="000000" w:themeColor="text1"/>
          <w:sz w:val="24"/>
          <w:szCs w:val="24"/>
        </w:rPr>
        <w:t>perspective</w:t>
      </w:r>
      <w:r w:rsidR="00FF15A5" w:rsidRPr="00754319">
        <w:rPr>
          <w:rFonts w:ascii="Times New Roman" w:hAnsi="Times New Roman" w:cs="Times New Roman"/>
          <w:color w:val="000000" w:themeColor="text1"/>
          <w:sz w:val="24"/>
          <w:szCs w:val="24"/>
        </w:rPr>
        <w:t xml:space="preserve"> </w:t>
      </w:r>
      <w:r w:rsidRPr="00754319">
        <w:rPr>
          <w:rFonts w:ascii="Times New Roman" w:hAnsi="Times New Roman" w:cs="Times New Roman"/>
          <w:color w:val="000000" w:themeColor="text1"/>
          <w:sz w:val="24"/>
          <w:szCs w:val="24"/>
        </w:rPr>
        <w:t>of</w:t>
      </w:r>
      <w:r w:rsidR="00FF15A5">
        <w:rPr>
          <w:rFonts w:ascii="Times New Roman" w:hAnsi="Times New Roman" w:cs="Times New Roman"/>
          <w:color w:val="000000" w:themeColor="text1"/>
          <w:sz w:val="24"/>
          <w:szCs w:val="24"/>
        </w:rPr>
        <w:t xml:space="preserve"> how</w:t>
      </w:r>
      <w:r w:rsidRPr="00754319">
        <w:rPr>
          <w:rFonts w:ascii="Times New Roman" w:hAnsi="Times New Roman" w:cs="Times New Roman"/>
          <w:color w:val="000000" w:themeColor="text1"/>
          <w:sz w:val="24"/>
          <w:szCs w:val="24"/>
        </w:rPr>
        <w:t xml:space="preserve"> </w:t>
      </w:r>
      <w:r w:rsidR="00FF15A5">
        <w:rPr>
          <w:rFonts w:ascii="Times New Roman" w:hAnsi="Times New Roman" w:cs="Times New Roman"/>
          <w:color w:val="000000" w:themeColor="text1"/>
          <w:sz w:val="24"/>
          <w:szCs w:val="24"/>
        </w:rPr>
        <w:t>this process</w:t>
      </w:r>
      <w:r w:rsidRPr="00754319">
        <w:rPr>
          <w:rFonts w:ascii="Times New Roman" w:hAnsi="Times New Roman" w:cs="Times New Roman"/>
          <w:color w:val="000000" w:themeColor="text1"/>
          <w:sz w:val="24"/>
          <w:szCs w:val="24"/>
        </w:rPr>
        <w:t xml:space="preserve"> </w:t>
      </w:r>
      <w:r w:rsidR="00FF15A5">
        <w:rPr>
          <w:rFonts w:ascii="Times New Roman" w:hAnsi="Times New Roman" w:cs="Times New Roman"/>
          <w:color w:val="000000" w:themeColor="text1"/>
          <w:sz w:val="24"/>
          <w:szCs w:val="24"/>
        </w:rPr>
        <w:t xml:space="preserve">is shared </w:t>
      </w:r>
      <w:r w:rsidRPr="00754319">
        <w:rPr>
          <w:rFonts w:ascii="Times New Roman" w:hAnsi="Times New Roman" w:cs="Times New Roman"/>
          <w:color w:val="000000" w:themeColor="text1"/>
          <w:sz w:val="24"/>
          <w:szCs w:val="24"/>
        </w:rPr>
        <w:t>across hosts and how much is host-specific.</w:t>
      </w:r>
    </w:p>
    <w:p w:rsidR="00015D8D" w:rsidRPr="00754319" w:rsidRDefault="002F061B" w:rsidP="00AB0F6E">
      <w:pPr>
        <w:pStyle w:val="Heading1"/>
        <w:spacing w:line="276" w:lineRule="auto"/>
        <w:rPr>
          <w:rFonts w:ascii="Times New Roman" w:hAnsi="Times New Roman" w:cs="Times New Roman"/>
          <w:color w:val="000000" w:themeColor="text1"/>
          <w:sz w:val="24"/>
          <w:szCs w:val="24"/>
        </w:rPr>
      </w:pPr>
      <w:r w:rsidRPr="00754319">
        <w:rPr>
          <w:rFonts w:ascii="Times New Roman" w:hAnsi="Times New Roman" w:cs="Times New Roman"/>
          <w:color w:val="000000" w:themeColor="text1"/>
          <w:sz w:val="24"/>
          <w:szCs w:val="24"/>
        </w:rPr>
        <w:t>Declarations</w:t>
      </w:r>
    </w:p>
    <w:p w:rsidR="00015D8D" w:rsidRPr="00754319" w:rsidRDefault="002F061B" w:rsidP="00AB0F6E">
      <w:pPr>
        <w:pStyle w:val="Heading2"/>
        <w:spacing w:line="276" w:lineRule="auto"/>
        <w:rPr>
          <w:rFonts w:ascii="Times New Roman" w:hAnsi="Times New Roman" w:cs="Times New Roman"/>
          <w:color w:val="000000" w:themeColor="text1"/>
          <w:sz w:val="24"/>
          <w:szCs w:val="24"/>
        </w:rPr>
      </w:pPr>
      <w:r w:rsidRPr="00754319">
        <w:rPr>
          <w:rFonts w:ascii="Times New Roman" w:hAnsi="Times New Roman" w:cs="Times New Roman"/>
          <w:color w:val="000000" w:themeColor="text1"/>
          <w:sz w:val="24"/>
          <w:szCs w:val="24"/>
        </w:rPr>
        <w:t>Ethics approval and consent to participate</w:t>
      </w:r>
    </w:p>
    <w:p w:rsidR="00015D8D" w:rsidRPr="00754319" w:rsidRDefault="002F061B" w:rsidP="00AB0F6E">
      <w:pPr>
        <w:spacing w:before="80" w:after="120" w:line="276" w:lineRule="auto"/>
        <w:jc w:val="both"/>
        <w:rPr>
          <w:rFonts w:ascii="Times New Roman" w:hAnsi="Times New Roman" w:cs="Times New Roman"/>
          <w:color w:val="000000" w:themeColor="text1"/>
          <w:sz w:val="24"/>
          <w:szCs w:val="24"/>
        </w:rPr>
      </w:pPr>
      <w:r w:rsidRPr="00754319">
        <w:rPr>
          <w:rFonts w:ascii="Times New Roman" w:hAnsi="Times New Roman" w:cs="Times New Roman"/>
          <w:color w:val="000000" w:themeColor="text1"/>
          <w:sz w:val="24"/>
          <w:szCs w:val="24"/>
        </w:rPr>
        <w:t xml:space="preserve">Not applicable. All datasets </w:t>
      </w:r>
      <w:r w:rsidR="00754319" w:rsidRPr="00754319">
        <w:rPr>
          <w:rFonts w:ascii="Times New Roman" w:hAnsi="Times New Roman" w:cs="Times New Roman"/>
          <w:color w:val="000000" w:themeColor="text1"/>
          <w:sz w:val="24"/>
          <w:szCs w:val="24"/>
        </w:rPr>
        <w:t>analysed</w:t>
      </w:r>
      <w:r w:rsidRPr="00754319">
        <w:rPr>
          <w:rFonts w:ascii="Times New Roman" w:hAnsi="Times New Roman" w:cs="Times New Roman"/>
          <w:color w:val="000000" w:themeColor="text1"/>
          <w:sz w:val="24"/>
          <w:szCs w:val="24"/>
        </w:rPr>
        <w:t xml:space="preserve"> in this study were obtained from publicly available sources.</w:t>
      </w:r>
    </w:p>
    <w:p w:rsidR="00015D8D" w:rsidRPr="00754319" w:rsidRDefault="002F061B" w:rsidP="00AB0F6E">
      <w:pPr>
        <w:pStyle w:val="Heading2"/>
        <w:spacing w:line="276" w:lineRule="auto"/>
        <w:rPr>
          <w:rFonts w:ascii="Times New Roman" w:hAnsi="Times New Roman" w:cs="Times New Roman"/>
          <w:color w:val="000000" w:themeColor="text1"/>
          <w:sz w:val="24"/>
          <w:szCs w:val="24"/>
        </w:rPr>
      </w:pPr>
      <w:r w:rsidRPr="00754319">
        <w:rPr>
          <w:rFonts w:ascii="Times New Roman" w:hAnsi="Times New Roman" w:cs="Times New Roman"/>
          <w:color w:val="000000" w:themeColor="text1"/>
          <w:sz w:val="24"/>
          <w:szCs w:val="24"/>
        </w:rPr>
        <w:t>Availability of data and materials</w:t>
      </w:r>
    </w:p>
    <w:p w:rsidR="00015D8D" w:rsidRPr="00754319" w:rsidRDefault="002F061B" w:rsidP="00AB0F6E">
      <w:pPr>
        <w:spacing w:before="80" w:after="120" w:line="276" w:lineRule="auto"/>
        <w:jc w:val="both"/>
        <w:rPr>
          <w:rFonts w:ascii="Times New Roman" w:hAnsi="Times New Roman" w:cs="Times New Roman"/>
          <w:color w:val="000000" w:themeColor="text1"/>
          <w:sz w:val="24"/>
          <w:szCs w:val="24"/>
        </w:rPr>
      </w:pPr>
      <w:r w:rsidRPr="00754319">
        <w:rPr>
          <w:rFonts w:ascii="Times New Roman" w:hAnsi="Times New Roman" w:cs="Times New Roman"/>
          <w:color w:val="000000" w:themeColor="text1"/>
          <w:sz w:val="24"/>
          <w:szCs w:val="24"/>
        </w:rPr>
        <w:t xml:space="preserve">All raw sequencing datasets </w:t>
      </w:r>
      <w:r w:rsidR="00754319" w:rsidRPr="00754319">
        <w:rPr>
          <w:rFonts w:ascii="Times New Roman" w:hAnsi="Times New Roman" w:cs="Times New Roman"/>
          <w:color w:val="000000" w:themeColor="text1"/>
          <w:sz w:val="24"/>
          <w:szCs w:val="24"/>
        </w:rPr>
        <w:t>analysed</w:t>
      </w:r>
      <w:r w:rsidRPr="00754319">
        <w:rPr>
          <w:rFonts w:ascii="Times New Roman" w:hAnsi="Times New Roman" w:cs="Times New Roman"/>
          <w:color w:val="000000" w:themeColor="text1"/>
          <w:sz w:val="24"/>
          <w:szCs w:val="24"/>
        </w:rPr>
        <w:t xml:space="preserve"> here are publicly available from NCBI SRA under the accessions listed in Figure 1D. The harmonized feature table, taxonomy, sample metadata, and the full QIIME2 and R analysis pipeline used to generate the results are deposited </w:t>
      </w:r>
      <w:ins w:id="5" w:author="Claude" w:date="2026-10-23T12:30:00Z">
        <w:r w:rsidRPr="00754319">
          <w:rPr>
            <w:rFonts w:ascii="Times New Roman" w:hAnsi="Times New Roman" w:cs="Times New Roman"/>
            <w:color w:val="000000" w:themeColor="text1"/>
            <w:sz w:val="24"/>
            <w:szCs w:val="24"/>
          </w:rPr>
          <w:t>on GitHub (https://github.com/kaboyo/Seedling_metaanalysis)</w:t>
        </w:r>
      </w:ins>
      <w:r w:rsidRPr="00754319">
        <w:rPr>
          <w:rFonts w:ascii="Times New Roman" w:hAnsi="Times New Roman" w:cs="Times New Roman"/>
          <w:color w:val="000000" w:themeColor="text1"/>
          <w:sz w:val="24"/>
          <w:szCs w:val="24"/>
        </w:rPr>
        <w:t xml:space="preserve"> and are available without restriction.</w:t>
      </w:r>
    </w:p>
    <w:p w:rsidR="00015D8D" w:rsidRPr="00754319" w:rsidRDefault="002F061B" w:rsidP="00AB0F6E">
      <w:pPr>
        <w:pStyle w:val="Heading2"/>
        <w:spacing w:line="276" w:lineRule="auto"/>
        <w:rPr>
          <w:rFonts w:ascii="Times New Roman" w:hAnsi="Times New Roman" w:cs="Times New Roman"/>
          <w:color w:val="000000" w:themeColor="text1"/>
          <w:sz w:val="24"/>
          <w:szCs w:val="24"/>
        </w:rPr>
      </w:pPr>
      <w:r w:rsidRPr="00754319">
        <w:rPr>
          <w:rFonts w:ascii="Times New Roman" w:hAnsi="Times New Roman" w:cs="Times New Roman"/>
          <w:color w:val="000000" w:themeColor="text1"/>
          <w:sz w:val="24"/>
          <w:szCs w:val="24"/>
        </w:rPr>
        <w:t>Competing interests</w:t>
      </w:r>
    </w:p>
    <w:p w:rsidR="00015D8D" w:rsidRPr="00754319" w:rsidRDefault="002F061B" w:rsidP="00AB0F6E">
      <w:pPr>
        <w:spacing w:before="80" w:after="120" w:line="276" w:lineRule="auto"/>
        <w:jc w:val="both"/>
        <w:rPr>
          <w:rFonts w:ascii="Times New Roman" w:hAnsi="Times New Roman" w:cs="Times New Roman"/>
          <w:color w:val="000000" w:themeColor="text1"/>
          <w:sz w:val="24"/>
          <w:szCs w:val="24"/>
        </w:rPr>
      </w:pPr>
      <w:r w:rsidRPr="00754319">
        <w:rPr>
          <w:rFonts w:ascii="Times New Roman" w:hAnsi="Times New Roman" w:cs="Times New Roman"/>
          <w:color w:val="000000" w:themeColor="text1"/>
          <w:sz w:val="24"/>
          <w:szCs w:val="24"/>
        </w:rPr>
        <w:t>The authors declare that they have no competing interests.</w:t>
      </w:r>
    </w:p>
    <w:p w:rsidR="00015D8D" w:rsidRPr="00754319" w:rsidRDefault="002F061B" w:rsidP="00AB0F6E">
      <w:pPr>
        <w:pStyle w:val="Heading2"/>
        <w:spacing w:line="276" w:lineRule="auto"/>
        <w:rPr>
          <w:rFonts w:ascii="Times New Roman" w:hAnsi="Times New Roman" w:cs="Times New Roman"/>
          <w:color w:val="000000" w:themeColor="text1"/>
          <w:sz w:val="24"/>
          <w:szCs w:val="24"/>
        </w:rPr>
      </w:pPr>
      <w:r w:rsidRPr="00754319">
        <w:rPr>
          <w:rFonts w:ascii="Times New Roman" w:hAnsi="Times New Roman" w:cs="Times New Roman"/>
          <w:color w:val="000000" w:themeColor="text1"/>
          <w:sz w:val="24"/>
          <w:szCs w:val="24"/>
        </w:rPr>
        <w:lastRenderedPageBreak/>
        <w:t>Funding</w:t>
      </w:r>
    </w:p>
    <w:p w:rsidR="00CA2FF9" w:rsidRPr="00754319" w:rsidRDefault="00CA2FF9" w:rsidP="00AB0F6E">
      <w:pPr>
        <w:spacing w:before="80" w:after="120" w:line="276" w:lineRule="auto"/>
        <w:jc w:val="both"/>
        <w:rPr>
          <w:rFonts w:ascii="Times New Roman" w:hAnsi="Times New Roman" w:cs="Times New Roman"/>
          <w:color w:val="000000" w:themeColor="text1"/>
          <w:sz w:val="24"/>
          <w:szCs w:val="24"/>
        </w:rPr>
      </w:pPr>
      <w:r w:rsidRPr="00754319">
        <w:rPr>
          <w:rFonts w:ascii="Times New Roman" w:hAnsi="Times New Roman" w:cs="Times New Roman"/>
          <w:color w:val="000000" w:themeColor="text1"/>
          <w:sz w:val="24"/>
          <w:szCs w:val="24"/>
        </w:rPr>
        <w:t xml:space="preserve">This research was funded in part by the Austrian Science Fund (FWF) (grant number: https://doi.org/10.55776/J4753) awarded to E.O. </w:t>
      </w:r>
    </w:p>
    <w:p w:rsidR="00015D8D" w:rsidRPr="00754319" w:rsidRDefault="002F061B" w:rsidP="00AB0F6E">
      <w:pPr>
        <w:pStyle w:val="Heading2"/>
        <w:spacing w:line="276" w:lineRule="auto"/>
        <w:rPr>
          <w:rFonts w:ascii="Times New Roman" w:hAnsi="Times New Roman" w:cs="Times New Roman"/>
          <w:color w:val="000000" w:themeColor="text1"/>
          <w:sz w:val="24"/>
          <w:szCs w:val="24"/>
        </w:rPr>
      </w:pPr>
      <w:r w:rsidRPr="00754319">
        <w:rPr>
          <w:rFonts w:ascii="Times New Roman" w:hAnsi="Times New Roman" w:cs="Times New Roman"/>
          <w:color w:val="000000" w:themeColor="text1"/>
          <w:sz w:val="24"/>
          <w:szCs w:val="24"/>
        </w:rPr>
        <w:t>Authors' contributions</w:t>
      </w:r>
    </w:p>
    <w:p w:rsidR="00015D8D" w:rsidRPr="00754319" w:rsidRDefault="00CA2FF9" w:rsidP="00AB0F6E">
      <w:pPr>
        <w:spacing w:before="80" w:after="120" w:line="276" w:lineRule="auto"/>
        <w:jc w:val="both"/>
        <w:rPr>
          <w:rFonts w:ascii="Times New Roman" w:hAnsi="Times New Roman" w:cs="Times New Roman"/>
          <w:color w:val="000000" w:themeColor="text1"/>
          <w:sz w:val="24"/>
          <w:szCs w:val="24"/>
        </w:rPr>
      </w:pPr>
      <w:r w:rsidRPr="00754319">
        <w:rPr>
          <w:rFonts w:ascii="Times New Roman" w:hAnsi="Times New Roman" w:cs="Times New Roman"/>
          <w:color w:val="000000" w:themeColor="text1"/>
          <w:sz w:val="24"/>
          <w:szCs w:val="24"/>
        </w:rPr>
        <w:t xml:space="preserve">E.O. conceptualized the study, retrieved and harmonized the public datasets, performed data processing and analysis and wrote the original manuscript, with input from E.S. The manuscript was revised by </w:t>
      </w:r>
      <w:r w:rsidR="008F7B28" w:rsidRPr="00754319">
        <w:rPr>
          <w:rFonts w:ascii="Times New Roman" w:hAnsi="Times New Roman" w:cs="Times New Roman"/>
          <w:color w:val="000000" w:themeColor="text1"/>
          <w:sz w:val="24"/>
          <w:szCs w:val="24"/>
          <w:highlight w:val="yellow"/>
        </w:rPr>
        <w:t>G.B.</w:t>
      </w:r>
      <w:r w:rsidR="008F7B28" w:rsidRPr="00754319">
        <w:rPr>
          <w:rFonts w:ascii="Times New Roman" w:hAnsi="Times New Roman" w:cs="Times New Roman"/>
          <w:color w:val="000000" w:themeColor="text1"/>
          <w:sz w:val="24"/>
          <w:szCs w:val="24"/>
        </w:rPr>
        <w:t xml:space="preserve"> and </w:t>
      </w:r>
      <w:r w:rsidRPr="00754319">
        <w:rPr>
          <w:rFonts w:ascii="Times New Roman" w:hAnsi="Times New Roman" w:cs="Times New Roman"/>
          <w:color w:val="000000" w:themeColor="text1"/>
          <w:sz w:val="24"/>
          <w:szCs w:val="24"/>
        </w:rPr>
        <w:t xml:space="preserve">T.C. </w:t>
      </w:r>
      <w:r w:rsidR="002F061B" w:rsidRPr="00754319">
        <w:rPr>
          <w:rFonts w:ascii="Times New Roman" w:hAnsi="Times New Roman" w:cs="Times New Roman"/>
          <w:color w:val="000000" w:themeColor="text1"/>
          <w:sz w:val="24"/>
          <w:szCs w:val="24"/>
        </w:rPr>
        <w:t>All authors read and approved the final manuscript.</w:t>
      </w:r>
    </w:p>
    <w:p w:rsidR="00015D8D" w:rsidRPr="00754319" w:rsidRDefault="002F061B" w:rsidP="00AB0F6E">
      <w:pPr>
        <w:pStyle w:val="Heading2"/>
        <w:spacing w:line="276" w:lineRule="auto"/>
        <w:rPr>
          <w:rFonts w:ascii="Times New Roman" w:hAnsi="Times New Roman" w:cs="Times New Roman"/>
          <w:color w:val="000000" w:themeColor="text1"/>
          <w:sz w:val="24"/>
          <w:szCs w:val="24"/>
        </w:rPr>
      </w:pPr>
      <w:r w:rsidRPr="00754319">
        <w:rPr>
          <w:rFonts w:ascii="Times New Roman" w:hAnsi="Times New Roman" w:cs="Times New Roman"/>
          <w:color w:val="000000" w:themeColor="text1"/>
          <w:sz w:val="24"/>
          <w:szCs w:val="24"/>
        </w:rPr>
        <w:t>Acknowledgements</w:t>
      </w:r>
    </w:p>
    <w:p w:rsidR="00CA2FF9" w:rsidRPr="00754319" w:rsidRDefault="002F061B" w:rsidP="00AB0F6E">
      <w:pPr>
        <w:spacing w:before="80" w:after="120" w:line="276" w:lineRule="auto"/>
        <w:jc w:val="both"/>
        <w:rPr>
          <w:rFonts w:ascii="Times New Roman" w:hAnsi="Times New Roman" w:cs="Times New Roman"/>
          <w:color w:val="000000" w:themeColor="text1"/>
          <w:sz w:val="24"/>
          <w:szCs w:val="24"/>
        </w:rPr>
      </w:pPr>
      <w:r w:rsidRPr="00754319">
        <w:rPr>
          <w:rFonts w:ascii="Times New Roman" w:hAnsi="Times New Roman" w:cs="Times New Roman"/>
          <w:color w:val="000000" w:themeColor="text1"/>
          <w:sz w:val="24"/>
          <w:szCs w:val="24"/>
        </w:rPr>
        <w:t xml:space="preserve">We thank the original authors of </w:t>
      </w:r>
      <w:r w:rsidR="00CA2FF9" w:rsidRPr="00754319">
        <w:rPr>
          <w:rFonts w:ascii="Times New Roman" w:hAnsi="Times New Roman" w:cs="Times New Roman"/>
          <w:color w:val="000000" w:themeColor="text1"/>
          <w:sz w:val="24"/>
          <w:szCs w:val="24"/>
        </w:rPr>
        <w:t xml:space="preserve">the </w:t>
      </w:r>
      <w:r w:rsidRPr="00754319">
        <w:rPr>
          <w:rFonts w:ascii="Times New Roman" w:hAnsi="Times New Roman" w:cs="Times New Roman"/>
          <w:color w:val="000000" w:themeColor="text1"/>
          <w:sz w:val="24"/>
          <w:szCs w:val="24"/>
        </w:rPr>
        <w:t>dataset</w:t>
      </w:r>
      <w:r w:rsidR="00CA2FF9" w:rsidRPr="00754319">
        <w:rPr>
          <w:rFonts w:ascii="Times New Roman" w:hAnsi="Times New Roman" w:cs="Times New Roman"/>
          <w:color w:val="000000" w:themeColor="text1"/>
          <w:sz w:val="24"/>
          <w:szCs w:val="24"/>
        </w:rPr>
        <w:t>s</w:t>
      </w:r>
      <w:r w:rsidRPr="00754319">
        <w:rPr>
          <w:rFonts w:ascii="Times New Roman" w:hAnsi="Times New Roman" w:cs="Times New Roman"/>
          <w:color w:val="000000" w:themeColor="text1"/>
          <w:sz w:val="24"/>
          <w:szCs w:val="24"/>
        </w:rPr>
        <w:t xml:space="preserve"> re-</w:t>
      </w:r>
      <w:r w:rsidR="00754319" w:rsidRPr="00754319">
        <w:rPr>
          <w:rFonts w:ascii="Times New Roman" w:hAnsi="Times New Roman" w:cs="Times New Roman"/>
          <w:color w:val="000000" w:themeColor="text1"/>
          <w:sz w:val="24"/>
          <w:szCs w:val="24"/>
        </w:rPr>
        <w:t>analysed</w:t>
      </w:r>
      <w:r w:rsidRPr="00754319">
        <w:rPr>
          <w:rFonts w:ascii="Times New Roman" w:hAnsi="Times New Roman" w:cs="Times New Roman"/>
          <w:color w:val="000000" w:themeColor="text1"/>
          <w:sz w:val="24"/>
          <w:szCs w:val="24"/>
        </w:rPr>
        <w:t xml:space="preserve"> in this work for depositing their raw sequencing data publicly; this manuscript would not exist without their commitment to open data. </w:t>
      </w:r>
      <w:r w:rsidR="00CA2FF9" w:rsidRPr="00754319">
        <w:rPr>
          <w:rFonts w:ascii="Times New Roman" w:hAnsi="Times New Roman" w:cs="Times New Roman"/>
          <w:color w:val="000000" w:themeColor="text1"/>
          <w:sz w:val="24"/>
          <w:szCs w:val="24"/>
        </w:rPr>
        <w:t xml:space="preserve">The authors acknowledge the use of the </w:t>
      </w:r>
      <w:r w:rsidR="00E11706" w:rsidRPr="00754319">
        <w:rPr>
          <w:rFonts w:ascii="Times New Roman" w:hAnsi="Times New Roman" w:cs="Times New Roman"/>
          <w:color w:val="000000" w:themeColor="text1"/>
          <w:sz w:val="24"/>
          <w:szCs w:val="24"/>
        </w:rPr>
        <w:t>High-Performance</w:t>
      </w:r>
      <w:r w:rsidR="00CA2FF9" w:rsidRPr="00754319">
        <w:rPr>
          <w:rFonts w:ascii="Times New Roman" w:hAnsi="Times New Roman" w:cs="Times New Roman"/>
          <w:color w:val="000000" w:themeColor="text1"/>
          <w:sz w:val="24"/>
          <w:szCs w:val="24"/>
        </w:rPr>
        <w:t xml:space="preserve"> Computing Facility and the associated support services at the University of Southampton in the completion of this work.</w:t>
      </w:r>
    </w:p>
    <w:p w:rsidR="00CA2FF9" w:rsidRPr="00754319" w:rsidRDefault="00CA2FF9" w:rsidP="00AB0F6E">
      <w:pPr>
        <w:spacing w:before="80" w:after="120" w:line="276" w:lineRule="auto"/>
        <w:jc w:val="both"/>
        <w:rPr>
          <w:rFonts w:ascii="Times New Roman" w:hAnsi="Times New Roman" w:cs="Times New Roman"/>
          <w:color w:val="000000" w:themeColor="text1"/>
          <w:sz w:val="24"/>
          <w:szCs w:val="24"/>
        </w:rPr>
      </w:pPr>
    </w:p>
    <w:p w:rsidR="00EB3FA5" w:rsidRPr="00754319" w:rsidRDefault="00EB3FA5" w:rsidP="00AB0F6E">
      <w:pPr>
        <w:pStyle w:val="Heading1"/>
        <w:spacing w:line="276" w:lineRule="auto"/>
        <w:rPr>
          <w:rFonts w:ascii="Times New Roman" w:hAnsi="Times New Roman" w:cs="Times New Roman"/>
          <w:color w:val="000000" w:themeColor="text1"/>
          <w:sz w:val="24"/>
          <w:szCs w:val="24"/>
        </w:rPr>
        <w:sectPr w:rsidR="00EB3FA5" w:rsidRPr="00754319" w:rsidSect="00002CFC">
          <w:pgSz w:w="11906" w:h="16838"/>
          <w:pgMar w:top="1440" w:right="1134" w:bottom="1134" w:left="1134" w:header="709" w:footer="709" w:gutter="0"/>
          <w:cols w:space="720"/>
          <w:docGrid w:linePitch="360"/>
        </w:sectPr>
      </w:pPr>
    </w:p>
    <w:p w:rsidR="002614E5" w:rsidRDefault="002614E5" w:rsidP="00AB0F6E">
      <w:pPr>
        <w:pStyle w:val="Heading1"/>
        <w:spacing w:line="276" w:lineRule="auto"/>
        <w:rPr>
          <w:rFonts w:ascii="Times New Roman" w:hAnsi="Times New Roman" w:cs="Times New Roman"/>
          <w:color w:val="000000" w:themeColor="text1"/>
          <w:sz w:val="24"/>
          <w:szCs w:val="24"/>
        </w:rPr>
      </w:pPr>
      <w:r w:rsidRPr="00F94504">
        <w:rPr>
          <w:rFonts w:ascii="Times New Roman" w:hAnsi="Times New Roman" w:cs="Times New Roman"/>
          <w:color w:val="000000" w:themeColor="text1"/>
          <w:sz w:val="24"/>
          <w:szCs w:val="24"/>
        </w:rPr>
        <w:lastRenderedPageBreak/>
        <w:t>References</w:t>
      </w:r>
    </w:p>
    <w:p w:rsidR="00E11706" w:rsidRPr="00E11706" w:rsidRDefault="00E11706" w:rsidP="00E11706">
      <w:pPr>
        <w:pStyle w:val="Bibliography"/>
        <w:rPr>
          <w:rFonts w:ascii="Times New Roman" w:hAnsi="Times New Roman" w:cs="Times New Roman"/>
          <w:color w:val="000000"/>
          <w:sz w:val="24"/>
        </w:rPr>
      </w:pPr>
      <w:r>
        <w:rPr>
          <w:color w:val="000000" w:themeColor="text1"/>
        </w:rPr>
        <w:fldChar w:fldCharType="begin"/>
      </w:r>
      <w:r>
        <w:rPr>
          <w:color w:val="000000" w:themeColor="text1"/>
        </w:rPr>
        <w:instrText xml:space="preserve"> ADDIN ZOTERO_BIBL {"uncited":[],"omitted":[],"custom":[]} CSL_BIBLIOGRAPHY </w:instrText>
      </w:r>
      <w:r>
        <w:rPr>
          <w:color w:val="000000" w:themeColor="text1"/>
        </w:rPr>
        <w:fldChar w:fldCharType="separate"/>
      </w:r>
      <w:r w:rsidRPr="00E11706">
        <w:rPr>
          <w:rFonts w:ascii="Times New Roman" w:hAnsi="Times New Roman" w:cs="Times New Roman"/>
          <w:b/>
          <w:bCs/>
          <w:color w:val="000000"/>
          <w:sz w:val="24"/>
        </w:rPr>
        <w:t>Abdelfattah A, Tack AJM, Lobato C, Wassermann B, Berg G</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2023</w:t>
      </w:r>
      <w:r w:rsidRPr="00E11706">
        <w:rPr>
          <w:rFonts w:ascii="Times New Roman" w:hAnsi="Times New Roman" w:cs="Times New Roman"/>
          <w:color w:val="000000"/>
          <w:sz w:val="24"/>
        </w:rPr>
        <w:t xml:space="preserve">. From seed to seed: the role of microbial inheritance in the assembly of the plant microbiome. </w:t>
      </w:r>
      <w:r w:rsidRPr="00E11706">
        <w:rPr>
          <w:rFonts w:ascii="Times New Roman" w:hAnsi="Times New Roman" w:cs="Times New Roman"/>
          <w:i/>
          <w:iCs/>
          <w:color w:val="000000"/>
          <w:sz w:val="24"/>
        </w:rPr>
        <w:t>Trends in Microbiology</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31</w:t>
      </w:r>
      <w:r w:rsidRPr="00E11706">
        <w:rPr>
          <w:rFonts w:ascii="Times New Roman" w:hAnsi="Times New Roman" w:cs="Times New Roman"/>
          <w:color w:val="000000"/>
          <w:sz w:val="24"/>
        </w:rPr>
        <w:t>: 346–355.</w:t>
      </w:r>
    </w:p>
    <w:p w:rsidR="00E11706" w:rsidRPr="00E11706" w:rsidRDefault="00E11706" w:rsidP="00E11706">
      <w:pPr>
        <w:pStyle w:val="Bibliography"/>
        <w:rPr>
          <w:rFonts w:ascii="Times New Roman" w:hAnsi="Times New Roman" w:cs="Times New Roman"/>
          <w:color w:val="000000"/>
          <w:sz w:val="24"/>
        </w:rPr>
      </w:pPr>
      <w:r w:rsidRPr="00E11706">
        <w:rPr>
          <w:rFonts w:ascii="Times New Roman" w:hAnsi="Times New Roman" w:cs="Times New Roman"/>
          <w:b/>
          <w:bCs/>
          <w:color w:val="000000"/>
          <w:sz w:val="24"/>
        </w:rPr>
        <w:t xml:space="preserve">Adisasmito WB, Almuhairi S, Behravesh CB, Bilivogui P, Bukachi SA, Casas N, Cediel Becerra N, Charron DF, Chaudhary A, Ciacci Zanella JR, </w:t>
      </w:r>
      <w:r w:rsidRPr="00E11706">
        <w:rPr>
          <w:rFonts w:ascii="Times New Roman" w:hAnsi="Times New Roman" w:cs="Times New Roman"/>
          <w:b/>
          <w:bCs/>
          <w:i/>
          <w:iCs/>
          <w:color w:val="000000"/>
          <w:sz w:val="24"/>
        </w:rPr>
        <w:t>et al.</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2022</w:t>
      </w:r>
      <w:r w:rsidRPr="00E11706">
        <w:rPr>
          <w:rFonts w:ascii="Times New Roman" w:hAnsi="Times New Roman" w:cs="Times New Roman"/>
          <w:color w:val="000000"/>
          <w:sz w:val="24"/>
        </w:rPr>
        <w:t xml:space="preserve">. One Health: A new definition for a sustainable and healthy future. </w:t>
      </w:r>
      <w:r w:rsidRPr="00E11706">
        <w:rPr>
          <w:rFonts w:ascii="Times New Roman" w:hAnsi="Times New Roman" w:cs="Times New Roman"/>
          <w:i/>
          <w:iCs/>
          <w:color w:val="000000"/>
          <w:sz w:val="24"/>
        </w:rPr>
        <w:t>PLoS Pathogens</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18</w:t>
      </w:r>
      <w:r w:rsidRPr="00E11706">
        <w:rPr>
          <w:rFonts w:ascii="Times New Roman" w:hAnsi="Times New Roman" w:cs="Times New Roman"/>
          <w:color w:val="000000"/>
          <w:sz w:val="24"/>
        </w:rPr>
        <w:t>: e1010537.</w:t>
      </w:r>
    </w:p>
    <w:p w:rsidR="00E11706" w:rsidRPr="00E11706" w:rsidRDefault="00E11706" w:rsidP="00E11706">
      <w:pPr>
        <w:pStyle w:val="Bibliography"/>
        <w:rPr>
          <w:rFonts w:ascii="Times New Roman" w:hAnsi="Times New Roman" w:cs="Times New Roman"/>
          <w:color w:val="000000"/>
          <w:sz w:val="24"/>
        </w:rPr>
      </w:pPr>
      <w:r w:rsidRPr="00E11706">
        <w:rPr>
          <w:rFonts w:ascii="Times New Roman" w:hAnsi="Times New Roman" w:cs="Times New Roman"/>
          <w:b/>
          <w:bCs/>
          <w:color w:val="000000"/>
          <w:sz w:val="24"/>
        </w:rPr>
        <w:t>Antonov M, Csárdi G, Horvát S, Müller K, Nepusz T, Noom D, Salmon M, Traag V, Welles BF, Zanini F</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2023</w:t>
      </w:r>
      <w:r w:rsidRPr="00E11706">
        <w:rPr>
          <w:rFonts w:ascii="Times New Roman" w:hAnsi="Times New Roman" w:cs="Times New Roman"/>
          <w:color w:val="000000"/>
          <w:sz w:val="24"/>
        </w:rPr>
        <w:t>. igraph enables fast and robust network analysis across programming languages.</w:t>
      </w:r>
    </w:p>
    <w:p w:rsidR="00E11706" w:rsidRPr="00E11706" w:rsidRDefault="00E11706" w:rsidP="00E11706">
      <w:pPr>
        <w:pStyle w:val="Bibliography"/>
        <w:rPr>
          <w:rFonts w:ascii="Times New Roman" w:hAnsi="Times New Roman" w:cs="Times New Roman"/>
          <w:color w:val="000000"/>
          <w:sz w:val="24"/>
        </w:rPr>
      </w:pPr>
      <w:r w:rsidRPr="00E11706">
        <w:rPr>
          <w:rFonts w:ascii="Times New Roman" w:hAnsi="Times New Roman" w:cs="Times New Roman"/>
          <w:b/>
          <w:bCs/>
          <w:color w:val="000000"/>
          <w:sz w:val="24"/>
        </w:rPr>
        <w:t>Benjamini Y, Hochberg Y</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1995</w:t>
      </w:r>
      <w:r w:rsidRPr="00E11706">
        <w:rPr>
          <w:rFonts w:ascii="Times New Roman" w:hAnsi="Times New Roman" w:cs="Times New Roman"/>
          <w:color w:val="000000"/>
          <w:sz w:val="24"/>
        </w:rPr>
        <w:t xml:space="preserve">. Controlling the False Discovery Rate - a Practical and Powerful Approach to Multiple Testing. </w:t>
      </w:r>
      <w:r w:rsidRPr="00E11706">
        <w:rPr>
          <w:rFonts w:ascii="Times New Roman" w:hAnsi="Times New Roman" w:cs="Times New Roman"/>
          <w:i/>
          <w:iCs/>
          <w:color w:val="000000"/>
          <w:sz w:val="24"/>
        </w:rPr>
        <w:t>Journal of the Royal Statistical Society. Series B: Statistical Methodology</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57</w:t>
      </w:r>
      <w:r w:rsidRPr="00E11706">
        <w:rPr>
          <w:rFonts w:ascii="Times New Roman" w:hAnsi="Times New Roman" w:cs="Times New Roman"/>
          <w:color w:val="000000"/>
          <w:sz w:val="24"/>
        </w:rPr>
        <w:t>: 289–300.</w:t>
      </w:r>
    </w:p>
    <w:p w:rsidR="00E11706" w:rsidRPr="00E11706" w:rsidRDefault="00E11706" w:rsidP="00E11706">
      <w:pPr>
        <w:pStyle w:val="Bibliography"/>
        <w:rPr>
          <w:rFonts w:ascii="Times New Roman" w:hAnsi="Times New Roman" w:cs="Times New Roman"/>
          <w:color w:val="000000"/>
          <w:sz w:val="24"/>
        </w:rPr>
      </w:pPr>
      <w:r w:rsidRPr="00E11706">
        <w:rPr>
          <w:rFonts w:ascii="Times New Roman" w:hAnsi="Times New Roman" w:cs="Times New Roman"/>
          <w:b/>
          <w:bCs/>
          <w:color w:val="000000"/>
          <w:sz w:val="24"/>
        </w:rPr>
        <w:t>Blomberg SP, Garland JR. T, Ives AR</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2003</w:t>
      </w:r>
      <w:r w:rsidRPr="00E11706">
        <w:rPr>
          <w:rFonts w:ascii="Times New Roman" w:hAnsi="Times New Roman" w:cs="Times New Roman"/>
          <w:color w:val="000000"/>
          <w:sz w:val="24"/>
        </w:rPr>
        <w:t xml:space="preserve">. Testing for Phylogenetic Signal in Comparative Data: Behavioral Traits Are More Labile. </w:t>
      </w:r>
      <w:r w:rsidRPr="00E11706">
        <w:rPr>
          <w:rFonts w:ascii="Times New Roman" w:hAnsi="Times New Roman" w:cs="Times New Roman"/>
          <w:i/>
          <w:iCs/>
          <w:color w:val="000000"/>
          <w:sz w:val="24"/>
        </w:rPr>
        <w:t>Evolution</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57</w:t>
      </w:r>
      <w:r w:rsidRPr="00E11706">
        <w:rPr>
          <w:rFonts w:ascii="Times New Roman" w:hAnsi="Times New Roman" w:cs="Times New Roman"/>
          <w:color w:val="000000"/>
          <w:sz w:val="24"/>
        </w:rPr>
        <w:t>: 717–745.</w:t>
      </w:r>
    </w:p>
    <w:p w:rsidR="00E11706" w:rsidRPr="00E11706" w:rsidRDefault="00E11706" w:rsidP="00E11706">
      <w:pPr>
        <w:pStyle w:val="Bibliography"/>
        <w:rPr>
          <w:rFonts w:ascii="Times New Roman" w:hAnsi="Times New Roman" w:cs="Times New Roman"/>
          <w:color w:val="000000"/>
          <w:sz w:val="24"/>
        </w:rPr>
      </w:pPr>
      <w:r w:rsidRPr="00E11706">
        <w:rPr>
          <w:rFonts w:ascii="Times New Roman" w:hAnsi="Times New Roman" w:cs="Times New Roman"/>
          <w:b/>
          <w:bCs/>
          <w:color w:val="000000"/>
          <w:sz w:val="24"/>
        </w:rPr>
        <w:t>Bokulich NA, Kaehler BD, Rideout JR, Dillon M, Bolyen E, Knight R, Huttley GA, Gregory Caporaso J</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2018</w:t>
      </w:r>
      <w:r w:rsidRPr="00E11706">
        <w:rPr>
          <w:rFonts w:ascii="Times New Roman" w:hAnsi="Times New Roman" w:cs="Times New Roman"/>
          <w:color w:val="000000"/>
          <w:sz w:val="24"/>
        </w:rPr>
        <w:t xml:space="preserve">. Optimizing taxonomic classification of marker-gene amplicon sequences with QIIME 2’s q2-feature-classifier plugin. </w:t>
      </w:r>
      <w:r w:rsidRPr="00E11706">
        <w:rPr>
          <w:rFonts w:ascii="Times New Roman" w:hAnsi="Times New Roman" w:cs="Times New Roman"/>
          <w:i/>
          <w:iCs/>
          <w:color w:val="000000"/>
          <w:sz w:val="24"/>
        </w:rPr>
        <w:t>Microbiome</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6</w:t>
      </w:r>
      <w:r w:rsidRPr="00E11706">
        <w:rPr>
          <w:rFonts w:ascii="Times New Roman" w:hAnsi="Times New Roman" w:cs="Times New Roman"/>
          <w:color w:val="000000"/>
          <w:sz w:val="24"/>
        </w:rPr>
        <w:t>: 90.</w:t>
      </w:r>
    </w:p>
    <w:p w:rsidR="00E11706" w:rsidRPr="00E11706" w:rsidRDefault="00E11706" w:rsidP="00E11706">
      <w:pPr>
        <w:pStyle w:val="Bibliography"/>
        <w:rPr>
          <w:rFonts w:ascii="Times New Roman" w:hAnsi="Times New Roman" w:cs="Times New Roman"/>
          <w:color w:val="000000"/>
          <w:sz w:val="24"/>
        </w:rPr>
      </w:pPr>
      <w:r w:rsidRPr="00E11706">
        <w:rPr>
          <w:rFonts w:ascii="Times New Roman" w:hAnsi="Times New Roman" w:cs="Times New Roman"/>
          <w:b/>
          <w:bCs/>
          <w:color w:val="000000"/>
          <w:sz w:val="24"/>
        </w:rPr>
        <w:t xml:space="preserve">Bolyen E, Rideout JR, Dillon MR, Bokulich NA, Abnet CC, Al-Ghalith GA, Alexander H, Alm EJ, Arumugam M, Asnicar F, </w:t>
      </w:r>
      <w:r w:rsidRPr="00E11706">
        <w:rPr>
          <w:rFonts w:ascii="Times New Roman" w:hAnsi="Times New Roman" w:cs="Times New Roman"/>
          <w:b/>
          <w:bCs/>
          <w:i/>
          <w:iCs/>
          <w:color w:val="000000"/>
          <w:sz w:val="24"/>
        </w:rPr>
        <w:t>et al.</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2019</w:t>
      </w:r>
      <w:r w:rsidRPr="00E11706">
        <w:rPr>
          <w:rFonts w:ascii="Times New Roman" w:hAnsi="Times New Roman" w:cs="Times New Roman"/>
          <w:color w:val="000000"/>
          <w:sz w:val="24"/>
        </w:rPr>
        <w:t xml:space="preserve">. Reproducible, interactive, scalable and extensible microbiome data science using QIIME 2. </w:t>
      </w:r>
      <w:r w:rsidRPr="00E11706">
        <w:rPr>
          <w:rFonts w:ascii="Times New Roman" w:hAnsi="Times New Roman" w:cs="Times New Roman"/>
          <w:i/>
          <w:iCs/>
          <w:color w:val="000000"/>
          <w:sz w:val="24"/>
        </w:rPr>
        <w:t>Nature Biotechnology</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37</w:t>
      </w:r>
      <w:r w:rsidRPr="00E11706">
        <w:rPr>
          <w:rFonts w:ascii="Times New Roman" w:hAnsi="Times New Roman" w:cs="Times New Roman"/>
          <w:color w:val="000000"/>
          <w:sz w:val="24"/>
        </w:rPr>
        <w:t>: 852–857.</w:t>
      </w:r>
    </w:p>
    <w:p w:rsidR="00E11706" w:rsidRPr="00E11706" w:rsidRDefault="00E11706" w:rsidP="00E11706">
      <w:pPr>
        <w:pStyle w:val="Bibliography"/>
        <w:rPr>
          <w:rFonts w:ascii="Times New Roman" w:hAnsi="Times New Roman" w:cs="Times New Roman"/>
          <w:color w:val="000000"/>
          <w:sz w:val="24"/>
        </w:rPr>
      </w:pPr>
      <w:r w:rsidRPr="00E11706">
        <w:rPr>
          <w:rFonts w:ascii="Times New Roman" w:hAnsi="Times New Roman" w:cs="Times New Roman"/>
          <w:b/>
          <w:bCs/>
          <w:color w:val="000000"/>
          <w:sz w:val="24"/>
        </w:rPr>
        <w:t>Bordenstein SR, Theis KR</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2015</w:t>
      </w:r>
      <w:r w:rsidRPr="00E11706">
        <w:rPr>
          <w:rFonts w:ascii="Times New Roman" w:hAnsi="Times New Roman" w:cs="Times New Roman"/>
          <w:color w:val="000000"/>
          <w:sz w:val="24"/>
        </w:rPr>
        <w:t xml:space="preserve">. Host Biology in Light of the Microbiome: Ten Principles of Holobionts and Hologenomes. </w:t>
      </w:r>
      <w:r w:rsidRPr="00E11706">
        <w:rPr>
          <w:rFonts w:ascii="Times New Roman" w:hAnsi="Times New Roman" w:cs="Times New Roman"/>
          <w:i/>
          <w:iCs/>
          <w:color w:val="000000"/>
          <w:sz w:val="24"/>
        </w:rPr>
        <w:t>PLOS Biology</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13</w:t>
      </w:r>
      <w:r w:rsidRPr="00E11706">
        <w:rPr>
          <w:rFonts w:ascii="Times New Roman" w:hAnsi="Times New Roman" w:cs="Times New Roman"/>
          <w:color w:val="000000"/>
          <w:sz w:val="24"/>
        </w:rPr>
        <w:t>: e1002226.</w:t>
      </w:r>
    </w:p>
    <w:p w:rsidR="00E11706" w:rsidRPr="00E11706" w:rsidRDefault="00E11706" w:rsidP="00E11706">
      <w:pPr>
        <w:pStyle w:val="Bibliography"/>
        <w:rPr>
          <w:rFonts w:ascii="Times New Roman" w:hAnsi="Times New Roman" w:cs="Times New Roman"/>
          <w:color w:val="000000"/>
          <w:sz w:val="24"/>
        </w:rPr>
      </w:pPr>
      <w:r w:rsidRPr="00E11706">
        <w:rPr>
          <w:rFonts w:ascii="Times New Roman" w:hAnsi="Times New Roman" w:cs="Times New Roman"/>
          <w:b/>
          <w:bCs/>
          <w:color w:val="000000"/>
          <w:sz w:val="24"/>
        </w:rPr>
        <w:t>Brooks AW, Kohl KD, Brucker RM, Opstal EJ van, Bordenstein SR</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2016</w:t>
      </w:r>
      <w:r w:rsidRPr="00E11706">
        <w:rPr>
          <w:rFonts w:ascii="Times New Roman" w:hAnsi="Times New Roman" w:cs="Times New Roman"/>
          <w:color w:val="000000"/>
          <w:sz w:val="24"/>
        </w:rPr>
        <w:t xml:space="preserve">. Phylosymbiosis: Relationships and Functional Effects of Microbial Communities across Host Evolutionary History. </w:t>
      </w:r>
      <w:r w:rsidRPr="00E11706">
        <w:rPr>
          <w:rFonts w:ascii="Times New Roman" w:hAnsi="Times New Roman" w:cs="Times New Roman"/>
          <w:i/>
          <w:iCs/>
          <w:color w:val="000000"/>
          <w:sz w:val="24"/>
        </w:rPr>
        <w:t>PLOS Biology</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14</w:t>
      </w:r>
      <w:r w:rsidRPr="00E11706">
        <w:rPr>
          <w:rFonts w:ascii="Times New Roman" w:hAnsi="Times New Roman" w:cs="Times New Roman"/>
          <w:color w:val="000000"/>
          <w:sz w:val="24"/>
        </w:rPr>
        <w:t>: e2000225.</w:t>
      </w:r>
    </w:p>
    <w:p w:rsidR="00E11706" w:rsidRPr="00E11706" w:rsidRDefault="00E11706" w:rsidP="00E11706">
      <w:pPr>
        <w:pStyle w:val="Bibliography"/>
        <w:rPr>
          <w:rFonts w:ascii="Times New Roman" w:hAnsi="Times New Roman" w:cs="Times New Roman"/>
          <w:color w:val="000000"/>
          <w:sz w:val="24"/>
        </w:rPr>
      </w:pPr>
      <w:r w:rsidRPr="00E11706">
        <w:rPr>
          <w:rFonts w:ascii="Times New Roman" w:hAnsi="Times New Roman" w:cs="Times New Roman"/>
          <w:b/>
          <w:bCs/>
          <w:color w:val="000000"/>
          <w:sz w:val="24"/>
        </w:rPr>
        <w:t>Callahan BJ, McMurdie PJ, Rosen MJ, Han AW, Johnson AJA, Holmes SP</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2016</w:t>
      </w:r>
      <w:r w:rsidRPr="00E11706">
        <w:rPr>
          <w:rFonts w:ascii="Times New Roman" w:hAnsi="Times New Roman" w:cs="Times New Roman"/>
          <w:color w:val="000000"/>
          <w:sz w:val="24"/>
        </w:rPr>
        <w:t xml:space="preserve">. DADA2: High-resolution sample inference from Illumina amplicon data. </w:t>
      </w:r>
      <w:r w:rsidRPr="00E11706">
        <w:rPr>
          <w:rFonts w:ascii="Times New Roman" w:hAnsi="Times New Roman" w:cs="Times New Roman"/>
          <w:i/>
          <w:iCs/>
          <w:color w:val="000000"/>
          <w:sz w:val="24"/>
        </w:rPr>
        <w:t>Nature Methods</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13</w:t>
      </w:r>
      <w:r w:rsidRPr="00E11706">
        <w:rPr>
          <w:rFonts w:ascii="Times New Roman" w:hAnsi="Times New Roman" w:cs="Times New Roman"/>
          <w:color w:val="000000"/>
          <w:sz w:val="24"/>
        </w:rPr>
        <w:t>: 581–583.</w:t>
      </w:r>
    </w:p>
    <w:p w:rsidR="00E11706" w:rsidRPr="00E11706" w:rsidRDefault="00E11706" w:rsidP="00E11706">
      <w:pPr>
        <w:pStyle w:val="Bibliography"/>
        <w:rPr>
          <w:rFonts w:ascii="Times New Roman" w:hAnsi="Times New Roman" w:cs="Times New Roman"/>
          <w:color w:val="000000"/>
          <w:sz w:val="24"/>
        </w:rPr>
      </w:pPr>
      <w:r w:rsidRPr="00E11706">
        <w:rPr>
          <w:rFonts w:ascii="Times New Roman" w:hAnsi="Times New Roman" w:cs="Times New Roman"/>
          <w:b/>
          <w:bCs/>
          <w:color w:val="000000"/>
          <w:sz w:val="24"/>
        </w:rPr>
        <w:t>Capella-Gutiérrez S, Silla-Martínez JM, Gabaldón T</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2009</w:t>
      </w:r>
      <w:r w:rsidRPr="00E11706">
        <w:rPr>
          <w:rFonts w:ascii="Times New Roman" w:hAnsi="Times New Roman" w:cs="Times New Roman"/>
          <w:color w:val="000000"/>
          <w:sz w:val="24"/>
        </w:rPr>
        <w:t xml:space="preserve">. trimAl: a tool for automated alignment trimming in large-scale phylogenetic analyses. </w:t>
      </w:r>
      <w:r w:rsidRPr="00E11706">
        <w:rPr>
          <w:rFonts w:ascii="Times New Roman" w:hAnsi="Times New Roman" w:cs="Times New Roman"/>
          <w:i/>
          <w:iCs/>
          <w:color w:val="000000"/>
          <w:sz w:val="24"/>
        </w:rPr>
        <w:t>Bioinformatics (Oxford, England)</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25</w:t>
      </w:r>
      <w:r w:rsidRPr="00E11706">
        <w:rPr>
          <w:rFonts w:ascii="Times New Roman" w:hAnsi="Times New Roman" w:cs="Times New Roman"/>
          <w:color w:val="000000"/>
          <w:sz w:val="24"/>
        </w:rPr>
        <w:t>: 1972–1973.</w:t>
      </w:r>
    </w:p>
    <w:p w:rsidR="00E11706" w:rsidRPr="00E11706" w:rsidRDefault="00E11706" w:rsidP="00E11706">
      <w:pPr>
        <w:pStyle w:val="Bibliography"/>
        <w:rPr>
          <w:rFonts w:ascii="Times New Roman" w:hAnsi="Times New Roman" w:cs="Times New Roman"/>
          <w:color w:val="000000"/>
          <w:sz w:val="24"/>
        </w:rPr>
      </w:pPr>
      <w:r w:rsidRPr="00E11706">
        <w:rPr>
          <w:rFonts w:ascii="Times New Roman" w:hAnsi="Times New Roman" w:cs="Times New Roman"/>
          <w:b/>
          <w:bCs/>
          <w:color w:val="000000"/>
          <w:sz w:val="24"/>
        </w:rPr>
        <w:t>Cernava T</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2024</w:t>
      </w:r>
      <w:r w:rsidRPr="00E11706">
        <w:rPr>
          <w:rFonts w:ascii="Times New Roman" w:hAnsi="Times New Roman" w:cs="Times New Roman"/>
          <w:color w:val="000000"/>
          <w:sz w:val="24"/>
        </w:rPr>
        <w:t xml:space="preserve">. Coming of age for Microbiome gene breeding in plants. </w:t>
      </w:r>
      <w:r w:rsidRPr="00E11706">
        <w:rPr>
          <w:rFonts w:ascii="Times New Roman" w:hAnsi="Times New Roman" w:cs="Times New Roman"/>
          <w:i/>
          <w:iCs/>
          <w:color w:val="000000"/>
          <w:sz w:val="24"/>
        </w:rPr>
        <w:t>Nature Communications</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15</w:t>
      </w:r>
      <w:r w:rsidRPr="00E11706">
        <w:rPr>
          <w:rFonts w:ascii="Times New Roman" w:hAnsi="Times New Roman" w:cs="Times New Roman"/>
          <w:color w:val="000000"/>
          <w:sz w:val="24"/>
        </w:rPr>
        <w:t>: 6623.</w:t>
      </w:r>
    </w:p>
    <w:p w:rsidR="00E11706" w:rsidRPr="00E11706" w:rsidRDefault="00E11706" w:rsidP="00E11706">
      <w:pPr>
        <w:pStyle w:val="Bibliography"/>
        <w:rPr>
          <w:rFonts w:ascii="Times New Roman" w:hAnsi="Times New Roman" w:cs="Times New Roman"/>
          <w:color w:val="000000"/>
          <w:sz w:val="24"/>
        </w:rPr>
      </w:pPr>
      <w:r w:rsidRPr="00E11706">
        <w:rPr>
          <w:rFonts w:ascii="Times New Roman" w:hAnsi="Times New Roman" w:cs="Times New Roman"/>
          <w:b/>
          <w:bCs/>
          <w:color w:val="000000"/>
          <w:sz w:val="24"/>
        </w:rPr>
        <w:t>Chang C, Chen W, Luo S, Ma L, Li X, Tian C</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2019</w:t>
      </w:r>
      <w:r w:rsidRPr="00E11706">
        <w:rPr>
          <w:rFonts w:ascii="Times New Roman" w:hAnsi="Times New Roman" w:cs="Times New Roman"/>
          <w:color w:val="000000"/>
          <w:sz w:val="24"/>
        </w:rPr>
        <w:t xml:space="preserve">. Rhizosphere microbiota assemblage associated with wild and cultivated soybeans grown in three types of soil suspensions. </w:t>
      </w:r>
      <w:r w:rsidRPr="00E11706">
        <w:rPr>
          <w:rFonts w:ascii="Times New Roman" w:hAnsi="Times New Roman" w:cs="Times New Roman"/>
          <w:i/>
          <w:iCs/>
          <w:color w:val="000000"/>
          <w:sz w:val="24"/>
        </w:rPr>
        <w:t>Archives of Agronomy and Soil Science</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65</w:t>
      </w:r>
      <w:r w:rsidRPr="00E11706">
        <w:rPr>
          <w:rFonts w:ascii="Times New Roman" w:hAnsi="Times New Roman" w:cs="Times New Roman"/>
          <w:color w:val="000000"/>
          <w:sz w:val="24"/>
        </w:rPr>
        <w:t>: 74–87.</w:t>
      </w:r>
    </w:p>
    <w:p w:rsidR="00E11706" w:rsidRPr="00E11706" w:rsidRDefault="00E11706" w:rsidP="00E11706">
      <w:pPr>
        <w:pStyle w:val="Bibliography"/>
        <w:rPr>
          <w:rFonts w:ascii="Times New Roman" w:hAnsi="Times New Roman" w:cs="Times New Roman"/>
          <w:color w:val="000000"/>
          <w:sz w:val="24"/>
        </w:rPr>
      </w:pPr>
      <w:r w:rsidRPr="00E11706">
        <w:rPr>
          <w:rFonts w:ascii="Times New Roman" w:hAnsi="Times New Roman" w:cs="Times New Roman"/>
          <w:b/>
          <w:bCs/>
          <w:color w:val="000000"/>
          <w:sz w:val="24"/>
        </w:rPr>
        <w:t>Chazdon RL, Chao A, Colwell RK, Lin S-Y, Norden N, Letcher SG, Clark DB, Finegan B, Arroyo JP</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2011</w:t>
      </w:r>
      <w:r w:rsidRPr="00E11706">
        <w:rPr>
          <w:rFonts w:ascii="Times New Roman" w:hAnsi="Times New Roman" w:cs="Times New Roman"/>
          <w:color w:val="000000"/>
          <w:sz w:val="24"/>
        </w:rPr>
        <w:t xml:space="preserve">. A novel statistical method for classifying habitat generalists and specialists. </w:t>
      </w:r>
      <w:r w:rsidRPr="00E11706">
        <w:rPr>
          <w:rFonts w:ascii="Times New Roman" w:hAnsi="Times New Roman" w:cs="Times New Roman"/>
          <w:i/>
          <w:iCs/>
          <w:color w:val="000000"/>
          <w:sz w:val="24"/>
        </w:rPr>
        <w:t>Ecology</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92</w:t>
      </w:r>
      <w:r w:rsidRPr="00E11706">
        <w:rPr>
          <w:rFonts w:ascii="Times New Roman" w:hAnsi="Times New Roman" w:cs="Times New Roman"/>
          <w:color w:val="000000"/>
          <w:sz w:val="24"/>
        </w:rPr>
        <w:t>: 1332–1343.</w:t>
      </w:r>
    </w:p>
    <w:p w:rsidR="00E11706" w:rsidRPr="00E11706" w:rsidRDefault="00E11706" w:rsidP="00E11706">
      <w:pPr>
        <w:pStyle w:val="Bibliography"/>
        <w:rPr>
          <w:rFonts w:ascii="Times New Roman" w:hAnsi="Times New Roman" w:cs="Times New Roman"/>
          <w:color w:val="000000"/>
          <w:sz w:val="24"/>
        </w:rPr>
      </w:pPr>
      <w:r w:rsidRPr="00E11706">
        <w:rPr>
          <w:rFonts w:ascii="Times New Roman" w:hAnsi="Times New Roman" w:cs="Times New Roman"/>
          <w:b/>
          <w:bCs/>
          <w:color w:val="000000"/>
          <w:sz w:val="24"/>
        </w:rPr>
        <w:lastRenderedPageBreak/>
        <w:t>Chen X, Olimi E, Lobato C, Berg G, Cernava T</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2025</w:t>
      </w:r>
      <w:r w:rsidRPr="00E11706">
        <w:rPr>
          <w:rFonts w:ascii="Times New Roman" w:hAnsi="Times New Roman" w:cs="Times New Roman"/>
          <w:color w:val="000000"/>
          <w:sz w:val="24"/>
        </w:rPr>
        <w:t xml:space="preserve">. The tomato seed microbiome is mainly shaped by host genotype and production site. </w:t>
      </w:r>
      <w:r w:rsidRPr="00E11706">
        <w:rPr>
          <w:rFonts w:ascii="Times New Roman" w:hAnsi="Times New Roman" w:cs="Times New Roman"/>
          <w:i/>
          <w:iCs/>
          <w:color w:val="000000"/>
          <w:sz w:val="24"/>
        </w:rPr>
        <w:t>mSystems</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11</w:t>
      </w:r>
      <w:r w:rsidRPr="00E11706">
        <w:rPr>
          <w:rFonts w:ascii="Times New Roman" w:hAnsi="Times New Roman" w:cs="Times New Roman"/>
          <w:color w:val="000000"/>
          <w:sz w:val="24"/>
        </w:rPr>
        <w:t>: e01441-25.</w:t>
      </w:r>
    </w:p>
    <w:p w:rsidR="00E11706" w:rsidRPr="00E11706" w:rsidRDefault="00E11706" w:rsidP="00E11706">
      <w:pPr>
        <w:pStyle w:val="Bibliography"/>
        <w:rPr>
          <w:rFonts w:ascii="Times New Roman" w:hAnsi="Times New Roman" w:cs="Times New Roman"/>
          <w:color w:val="000000"/>
          <w:sz w:val="24"/>
        </w:rPr>
      </w:pPr>
      <w:r w:rsidRPr="00E11706">
        <w:rPr>
          <w:rFonts w:ascii="Times New Roman" w:hAnsi="Times New Roman" w:cs="Times New Roman"/>
          <w:b/>
          <w:bCs/>
          <w:color w:val="000000"/>
          <w:sz w:val="24"/>
        </w:rPr>
        <w:t>Chen S, Zhou Y, Chen Y, Gu J</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2018</w:t>
      </w:r>
      <w:r w:rsidRPr="00E11706">
        <w:rPr>
          <w:rFonts w:ascii="Times New Roman" w:hAnsi="Times New Roman" w:cs="Times New Roman"/>
          <w:color w:val="000000"/>
          <w:sz w:val="24"/>
        </w:rPr>
        <w:t xml:space="preserve">. fastp: an ultra-fast all-in-one FASTQ preprocessor. </w:t>
      </w:r>
      <w:r w:rsidRPr="00E11706">
        <w:rPr>
          <w:rFonts w:ascii="Times New Roman" w:hAnsi="Times New Roman" w:cs="Times New Roman"/>
          <w:i/>
          <w:iCs/>
          <w:color w:val="000000"/>
          <w:sz w:val="24"/>
        </w:rPr>
        <w:t>Bioinformatics</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34</w:t>
      </w:r>
      <w:r w:rsidRPr="00E11706">
        <w:rPr>
          <w:rFonts w:ascii="Times New Roman" w:hAnsi="Times New Roman" w:cs="Times New Roman"/>
          <w:color w:val="000000"/>
          <w:sz w:val="24"/>
        </w:rPr>
        <w:t>: i884–i890.</w:t>
      </w:r>
    </w:p>
    <w:p w:rsidR="00E11706" w:rsidRPr="00E11706" w:rsidRDefault="00E11706" w:rsidP="00E11706">
      <w:pPr>
        <w:pStyle w:val="Bibliography"/>
        <w:rPr>
          <w:rFonts w:ascii="Times New Roman" w:hAnsi="Times New Roman" w:cs="Times New Roman"/>
          <w:color w:val="000000"/>
          <w:sz w:val="24"/>
        </w:rPr>
      </w:pPr>
      <w:r w:rsidRPr="00E11706">
        <w:rPr>
          <w:rFonts w:ascii="Times New Roman" w:hAnsi="Times New Roman" w:cs="Times New Roman"/>
          <w:b/>
          <w:bCs/>
          <w:color w:val="000000"/>
          <w:sz w:val="24"/>
        </w:rPr>
        <w:t>Chesneau G, Laroche B, Préveaux A, Marais C, Briand M, Marolleau B, Simonin M, Barret M</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2022</w:t>
      </w:r>
      <w:r w:rsidRPr="00E11706">
        <w:rPr>
          <w:rFonts w:ascii="Times New Roman" w:hAnsi="Times New Roman" w:cs="Times New Roman"/>
          <w:color w:val="000000"/>
          <w:sz w:val="24"/>
        </w:rPr>
        <w:t xml:space="preserve">. Single Seed Microbiota: Assembly and Transmission from Parent Plant to Seedling. </w:t>
      </w:r>
      <w:r w:rsidRPr="00E11706">
        <w:rPr>
          <w:rFonts w:ascii="Times New Roman" w:hAnsi="Times New Roman" w:cs="Times New Roman"/>
          <w:i/>
          <w:iCs/>
          <w:color w:val="000000"/>
          <w:sz w:val="24"/>
        </w:rPr>
        <w:t>mBio</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13</w:t>
      </w:r>
      <w:r w:rsidRPr="00E11706">
        <w:rPr>
          <w:rFonts w:ascii="Times New Roman" w:hAnsi="Times New Roman" w:cs="Times New Roman"/>
          <w:color w:val="000000"/>
          <w:sz w:val="24"/>
        </w:rPr>
        <w:t>: e01648-22.</w:t>
      </w:r>
    </w:p>
    <w:p w:rsidR="00E11706" w:rsidRPr="00E11706" w:rsidRDefault="00E11706" w:rsidP="00E11706">
      <w:pPr>
        <w:pStyle w:val="Bibliography"/>
        <w:rPr>
          <w:rFonts w:ascii="Times New Roman" w:hAnsi="Times New Roman" w:cs="Times New Roman"/>
          <w:color w:val="000000"/>
          <w:sz w:val="24"/>
        </w:rPr>
      </w:pPr>
      <w:r w:rsidRPr="00E11706">
        <w:rPr>
          <w:rFonts w:ascii="Times New Roman" w:hAnsi="Times New Roman" w:cs="Times New Roman"/>
          <w:b/>
          <w:bCs/>
          <w:color w:val="000000"/>
          <w:sz w:val="24"/>
        </w:rPr>
        <w:t>Compant S, Cassan F, Kostić T, Johnson L, Brader G, Trognitz F, Sessitsch A</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2025</w:t>
      </w:r>
      <w:r w:rsidRPr="00E11706">
        <w:rPr>
          <w:rFonts w:ascii="Times New Roman" w:hAnsi="Times New Roman" w:cs="Times New Roman"/>
          <w:color w:val="000000"/>
          <w:sz w:val="24"/>
        </w:rPr>
        <w:t xml:space="preserve">. Harnessing the plant microbiome for sustainable crop production. </w:t>
      </w:r>
      <w:r w:rsidRPr="00E11706">
        <w:rPr>
          <w:rFonts w:ascii="Times New Roman" w:hAnsi="Times New Roman" w:cs="Times New Roman"/>
          <w:i/>
          <w:iCs/>
          <w:color w:val="000000"/>
          <w:sz w:val="24"/>
        </w:rPr>
        <w:t>Nature Reviews Microbiology</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23</w:t>
      </w:r>
      <w:r w:rsidRPr="00E11706">
        <w:rPr>
          <w:rFonts w:ascii="Times New Roman" w:hAnsi="Times New Roman" w:cs="Times New Roman"/>
          <w:color w:val="000000"/>
          <w:sz w:val="24"/>
        </w:rPr>
        <w:t>: 9–23.</w:t>
      </w:r>
    </w:p>
    <w:p w:rsidR="00E11706" w:rsidRPr="00E11706" w:rsidRDefault="00E11706" w:rsidP="00E11706">
      <w:pPr>
        <w:pStyle w:val="Bibliography"/>
        <w:rPr>
          <w:rFonts w:ascii="Times New Roman" w:hAnsi="Times New Roman" w:cs="Times New Roman"/>
          <w:color w:val="000000"/>
          <w:sz w:val="24"/>
        </w:rPr>
      </w:pPr>
      <w:r w:rsidRPr="00E11706">
        <w:rPr>
          <w:rFonts w:ascii="Times New Roman" w:hAnsi="Times New Roman" w:cs="Times New Roman"/>
          <w:b/>
          <w:bCs/>
          <w:color w:val="000000"/>
          <w:sz w:val="24"/>
        </w:rPr>
        <w:t>Cuadros-Casanova I, Cristiano A, Biancolini D, Cimatti M, Sessa AA, Mendez Angarita VY, Dragonetti C, Pacifici M, Rondinini C, Di Marco M</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2023</w:t>
      </w:r>
      <w:r w:rsidRPr="00E11706">
        <w:rPr>
          <w:rFonts w:ascii="Times New Roman" w:hAnsi="Times New Roman" w:cs="Times New Roman"/>
          <w:color w:val="000000"/>
          <w:sz w:val="24"/>
        </w:rPr>
        <w:t xml:space="preserve">. Opportunities and challenges for Common Agricultural Policy reform to support the European Green Deal. </w:t>
      </w:r>
      <w:r w:rsidRPr="00E11706">
        <w:rPr>
          <w:rFonts w:ascii="Times New Roman" w:hAnsi="Times New Roman" w:cs="Times New Roman"/>
          <w:i/>
          <w:iCs/>
          <w:color w:val="000000"/>
          <w:sz w:val="24"/>
        </w:rPr>
        <w:t>Conservation Biology</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37</w:t>
      </w:r>
      <w:r w:rsidRPr="00E11706">
        <w:rPr>
          <w:rFonts w:ascii="Times New Roman" w:hAnsi="Times New Roman" w:cs="Times New Roman"/>
          <w:color w:val="000000"/>
          <w:sz w:val="24"/>
        </w:rPr>
        <w:t>: e14052.</w:t>
      </w:r>
    </w:p>
    <w:p w:rsidR="00E11706" w:rsidRPr="00E11706" w:rsidRDefault="00E11706" w:rsidP="00E11706">
      <w:pPr>
        <w:pStyle w:val="Bibliography"/>
        <w:rPr>
          <w:rFonts w:ascii="Times New Roman" w:hAnsi="Times New Roman" w:cs="Times New Roman"/>
          <w:color w:val="000000"/>
          <w:sz w:val="24"/>
        </w:rPr>
      </w:pPr>
      <w:r w:rsidRPr="00E11706">
        <w:rPr>
          <w:rFonts w:ascii="Times New Roman" w:hAnsi="Times New Roman" w:cs="Times New Roman"/>
          <w:b/>
          <w:bCs/>
          <w:color w:val="000000"/>
          <w:sz w:val="24"/>
        </w:rPr>
        <w:t>Douglas GM, Maffei VJ, Zaneveld JR, Yurgel SN, Brown JR, Taylor CM, Huttenhower C, Langille MGI</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2020</w:t>
      </w:r>
      <w:r w:rsidRPr="00E11706">
        <w:rPr>
          <w:rFonts w:ascii="Times New Roman" w:hAnsi="Times New Roman" w:cs="Times New Roman"/>
          <w:color w:val="000000"/>
          <w:sz w:val="24"/>
        </w:rPr>
        <w:t xml:space="preserve">. PICRUSt2 for prediction of metagenome functions. </w:t>
      </w:r>
      <w:r w:rsidRPr="00E11706">
        <w:rPr>
          <w:rFonts w:ascii="Times New Roman" w:hAnsi="Times New Roman" w:cs="Times New Roman"/>
          <w:i/>
          <w:iCs/>
          <w:color w:val="000000"/>
          <w:sz w:val="24"/>
        </w:rPr>
        <w:t>Nature Biotechnology</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38</w:t>
      </w:r>
      <w:r w:rsidRPr="00E11706">
        <w:rPr>
          <w:rFonts w:ascii="Times New Roman" w:hAnsi="Times New Roman" w:cs="Times New Roman"/>
          <w:color w:val="000000"/>
          <w:sz w:val="24"/>
        </w:rPr>
        <w:t>: 685–688.</w:t>
      </w:r>
    </w:p>
    <w:p w:rsidR="00E11706" w:rsidRPr="00E11706" w:rsidRDefault="00E11706" w:rsidP="00E11706">
      <w:pPr>
        <w:pStyle w:val="Bibliography"/>
        <w:rPr>
          <w:rFonts w:ascii="Times New Roman" w:hAnsi="Times New Roman" w:cs="Times New Roman"/>
          <w:color w:val="000000"/>
          <w:sz w:val="24"/>
        </w:rPr>
      </w:pPr>
      <w:r w:rsidRPr="00E11706">
        <w:rPr>
          <w:rFonts w:ascii="Times New Roman" w:hAnsi="Times New Roman" w:cs="Times New Roman"/>
          <w:b/>
          <w:bCs/>
          <w:color w:val="000000"/>
          <w:sz w:val="24"/>
        </w:rPr>
        <w:t>Edgar RC</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2022</w:t>
      </w:r>
      <w:r w:rsidRPr="00E11706">
        <w:rPr>
          <w:rFonts w:ascii="Times New Roman" w:hAnsi="Times New Roman" w:cs="Times New Roman"/>
          <w:color w:val="000000"/>
          <w:sz w:val="24"/>
        </w:rPr>
        <w:t xml:space="preserve">. Muscle5: High-accuracy alignment ensembles enable unbiased assessments of sequence homology and phylogeny. </w:t>
      </w:r>
      <w:r w:rsidRPr="00E11706">
        <w:rPr>
          <w:rFonts w:ascii="Times New Roman" w:hAnsi="Times New Roman" w:cs="Times New Roman"/>
          <w:i/>
          <w:iCs/>
          <w:color w:val="000000"/>
          <w:sz w:val="24"/>
        </w:rPr>
        <w:t>Nature Communications</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13</w:t>
      </w:r>
      <w:r w:rsidRPr="00E11706">
        <w:rPr>
          <w:rFonts w:ascii="Times New Roman" w:hAnsi="Times New Roman" w:cs="Times New Roman"/>
          <w:color w:val="000000"/>
          <w:sz w:val="24"/>
        </w:rPr>
        <w:t>: 6968.</w:t>
      </w:r>
    </w:p>
    <w:p w:rsidR="00E11706" w:rsidRPr="00E11706" w:rsidRDefault="00E11706" w:rsidP="00E11706">
      <w:pPr>
        <w:pStyle w:val="Bibliography"/>
        <w:rPr>
          <w:rFonts w:ascii="Times New Roman" w:hAnsi="Times New Roman" w:cs="Times New Roman"/>
          <w:color w:val="000000"/>
          <w:sz w:val="24"/>
        </w:rPr>
      </w:pPr>
      <w:r w:rsidRPr="00E11706">
        <w:rPr>
          <w:rFonts w:ascii="Times New Roman" w:hAnsi="Times New Roman" w:cs="Times New Roman"/>
          <w:b/>
          <w:bCs/>
          <w:color w:val="000000"/>
          <w:sz w:val="24"/>
        </w:rPr>
        <w:t>Ginnan N, Crandall SG, Imchen M, Dini-Andreote F, Miyashiro TI, Singh V, Ganda E, Bordenstein SR</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2025</w:t>
      </w:r>
      <w:r w:rsidRPr="00E11706">
        <w:rPr>
          <w:rFonts w:ascii="Times New Roman" w:hAnsi="Times New Roman" w:cs="Times New Roman"/>
          <w:color w:val="000000"/>
          <w:sz w:val="24"/>
        </w:rPr>
        <w:t xml:space="preserve">. Ecologically expanding the One Health framework to unify the microbiome sciences. </w:t>
      </w:r>
      <w:r w:rsidRPr="00E11706">
        <w:rPr>
          <w:rFonts w:ascii="Times New Roman" w:hAnsi="Times New Roman" w:cs="Times New Roman"/>
          <w:i/>
          <w:iCs/>
          <w:color w:val="000000"/>
          <w:sz w:val="24"/>
        </w:rPr>
        <w:t>mBio</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16</w:t>
      </w:r>
      <w:r w:rsidRPr="00E11706">
        <w:rPr>
          <w:rFonts w:ascii="Times New Roman" w:hAnsi="Times New Roman" w:cs="Times New Roman"/>
          <w:color w:val="000000"/>
          <w:sz w:val="24"/>
        </w:rPr>
        <w:t>: e03147-24.</w:t>
      </w:r>
    </w:p>
    <w:p w:rsidR="00E11706" w:rsidRPr="00E11706" w:rsidRDefault="00E11706" w:rsidP="00E11706">
      <w:pPr>
        <w:pStyle w:val="Bibliography"/>
        <w:rPr>
          <w:rFonts w:ascii="Times New Roman" w:hAnsi="Times New Roman" w:cs="Times New Roman"/>
          <w:color w:val="000000"/>
          <w:sz w:val="24"/>
        </w:rPr>
      </w:pPr>
      <w:r w:rsidRPr="00E11706">
        <w:rPr>
          <w:rFonts w:ascii="Times New Roman" w:hAnsi="Times New Roman" w:cs="Times New Roman"/>
          <w:b/>
          <w:bCs/>
          <w:color w:val="000000"/>
          <w:sz w:val="24"/>
        </w:rPr>
        <w:t>Hedges LV</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1981</w:t>
      </w:r>
      <w:r w:rsidRPr="00E11706">
        <w:rPr>
          <w:rFonts w:ascii="Times New Roman" w:hAnsi="Times New Roman" w:cs="Times New Roman"/>
          <w:color w:val="000000"/>
          <w:sz w:val="24"/>
        </w:rPr>
        <w:t xml:space="preserve">. Distribution Theory for Glass’s Estimator of Effect Size and Related Estimators. </w:t>
      </w:r>
      <w:r w:rsidRPr="00E11706">
        <w:rPr>
          <w:rFonts w:ascii="Times New Roman" w:hAnsi="Times New Roman" w:cs="Times New Roman"/>
          <w:i/>
          <w:iCs/>
          <w:color w:val="000000"/>
          <w:sz w:val="24"/>
        </w:rPr>
        <w:t>Journal of Educational Statistics</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6</w:t>
      </w:r>
      <w:r w:rsidRPr="00E11706">
        <w:rPr>
          <w:rFonts w:ascii="Times New Roman" w:hAnsi="Times New Roman" w:cs="Times New Roman"/>
          <w:color w:val="000000"/>
          <w:sz w:val="24"/>
        </w:rPr>
        <w:t>: 107–128.</w:t>
      </w:r>
    </w:p>
    <w:p w:rsidR="00E11706" w:rsidRPr="00E11706" w:rsidRDefault="00E11706" w:rsidP="00E11706">
      <w:pPr>
        <w:pStyle w:val="Bibliography"/>
        <w:rPr>
          <w:rFonts w:ascii="Times New Roman" w:hAnsi="Times New Roman" w:cs="Times New Roman"/>
          <w:color w:val="000000"/>
          <w:sz w:val="24"/>
        </w:rPr>
      </w:pPr>
      <w:r w:rsidRPr="00E11706">
        <w:rPr>
          <w:rFonts w:ascii="Times New Roman" w:hAnsi="Times New Roman" w:cs="Times New Roman"/>
          <w:b/>
          <w:bCs/>
          <w:color w:val="000000"/>
          <w:sz w:val="24"/>
        </w:rPr>
        <w:t>Hoang DT, Chernomor O, von Haeseler A, Minh BQ, Vinh LS</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2018</w:t>
      </w:r>
      <w:r w:rsidRPr="00E11706">
        <w:rPr>
          <w:rFonts w:ascii="Times New Roman" w:hAnsi="Times New Roman" w:cs="Times New Roman"/>
          <w:color w:val="000000"/>
          <w:sz w:val="24"/>
        </w:rPr>
        <w:t xml:space="preserve">. UFBoot2: Improving the Ultrafast Bootstrap Approximation. </w:t>
      </w:r>
      <w:r w:rsidRPr="00E11706">
        <w:rPr>
          <w:rFonts w:ascii="Times New Roman" w:hAnsi="Times New Roman" w:cs="Times New Roman"/>
          <w:i/>
          <w:iCs/>
          <w:color w:val="000000"/>
          <w:sz w:val="24"/>
        </w:rPr>
        <w:t>Molecular Biology and Evolution</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35</w:t>
      </w:r>
      <w:r w:rsidRPr="00E11706">
        <w:rPr>
          <w:rFonts w:ascii="Times New Roman" w:hAnsi="Times New Roman" w:cs="Times New Roman"/>
          <w:color w:val="000000"/>
          <w:sz w:val="24"/>
        </w:rPr>
        <w:t>: 518–522.</w:t>
      </w:r>
    </w:p>
    <w:p w:rsidR="00E11706" w:rsidRPr="00E11706" w:rsidRDefault="00E11706" w:rsidP="00E11706">
      <w:pPr>
        <w:pStyle w:val="Bibliography"/>
        <w:rPr>
          <w:rFonts w:ascii="Times New Roman" w:hAnsi="Times New Roman" w:cs="Times New Roman"/>
          <w:color w:val="000000"/>
          <w:sz w:val="24"/>
        </w:rPr>
      </w:pPr>
      <w:r w:rsidRPr="00E11706">
        <w:rPr>
          <w:rFonts w:ascii="Times New Roman" w:hAnsi="Times New Roman" w:cs="Times New Roman"/>
          <w:b/>
          <w:bCs/>
          <w:color w:val="000000"/>
          <w:sz w:val="24"/>
        </w:rPr>
        <w:t>Igwe AN, Vannette RL</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2018</w:t>
      </w:r>
      <w:r w:rsidRPr="00E11706">
        <w:rPr>
          <w:rFonts w:ascii="Times New Roman" w:hAnsi="Times New Roman" w:cs="Times New Roman"/>
          <w:color w:val="000000"/>
          <w:sz w:val="24"/>
        </w:rPr>
        <w:t>. Plant species and soil type influence rhizosphere bacterial composition and seedling establishment on serpentine soils. : 489344.</w:t>
      </w:r>
    </w:p>
    <w:p w:rsidR="00E11706" w:rsidRPr="00E11706" w:rsidRDefault="00E11706" w:rsidP="00E11706">
      <w:pPr>
        <w:pStyle w:val="Bibliography"/>
        <w:rPr>
          <w:rFonts w:ascii="Times New Roman" w:hAnsi="Times New Roman" w:cs="Times New Roman"/>
          <w:color w:val="000000"/>
          <w:sz w:val="24"/>
        </w:rPr>
      </w:pPr>
      <w:r w:rsidRPr="00E11706">
        <w:rPr>
          <w:rFonts w:ascii="Times New Roman" w:hAnsi="Times New Roman" w:cs="Times New Roman"/>
          <w:b/>
          <w:bCs/>
          <w:color w:val="000000"/>
          <w:sz w:val="24"/>
        </w:rPr>
        <w:t>Johnston-Monje D, Mousa WK, Lazarovits G, Raizada MN</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2014</w:t>
      </w:r>
      <w:r w:rsidRPr="00E11706">
        <w:rPr>
          <w:rFonts w:ascii="Times New Roman" w:hAnsi="Times New Roman" w:cs="Times New Roman"/>
          <w:color w:val="000000"/>
          <w:sz w:val="24"/>
        </w:rPr>
        <w:t xml:space="preserve">. Impact of swapping soils on the endophytic bacterial communities of pre-domesticated, ancient and modern maize. </w:t>
      </w:r>
      <w:r w:rsidRPr="00E11706">
        <w:rPr>
          <w:rFonts w:ascii="Times New Roman" w:hAnsi="Times New Roman" w:cs="Times New Roman"/>
          <w:i/>
          <w:iCs/>
          <w:color w:val="000000"/>
          <w:sz w:val="24"/>
        </w:rPr>
        <w:t>BMC Plant Biology</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14</w:t>
      </w:r>
      <w:r w:rsidRPr="00E11706">
        <w:rPr>
          <w:rFonts w:ascii="Times New Roman" w:hAnsi="Times New Roman" w:cs="Times New Roman"/>
          <w:color w:val="000000"/>
          <w:sz w:val="24"/>
        </w:rPr>
        <w:t>: 233.</w:t>
      </w:r>
    </w:p>
    <w:p w:rsidR="00E11706" w:rsidRPr="00E11706" w:rsidRDefault="00E11706" w:rsidP="00E11706">
      <w:pPr>
        <w:pStyle w:val="Bibliography"/>
        <w:rPr>
          <w:rFonts w:ascii="Times New Roman" w:hAnsi="Times New Roman" w:cs="Times New Roman"/>
          <w:color w:val="000000"/>
          <w:sz w:val="24"/>
        </w:rPr>
      </w:pPr>
      <w:r w:rsidRPr="00E11706">
        <w:rPr>
          <w:rFonts w:ascii="Times New Roman" w:hAnsi="Times New Roman" w:cs="Times New Roman"/>
          <w:b/>
          <w:bCs/>
          <w:color w:val="000000"/>
          <w:sz w:val="24"/>
        </w:rPr>
        <w:t>Kalyaanamoorthy S, Minh BQ, Wong TKF, Von Haeseler A, Jermiin LS</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2017</w:t>
      </w:r>
      <w:r w:rsidRPr="00E11706">
        <w:rPr>
          <w:rFonts w:ascii="Times New Roman" w:hAnsi="Times New Roman" w:cs="Times New Roman"/>
          <w:color w:val="000000"/>
          <w:sz w:val="24"/>
        </w:rPr>
        <w:t xml:space="preserve">. ModelFinder: Fast model selection for accurate phylogenetic estimates. </w:t>
      </w:r>
      <w:r w:rsidRPr="00E11706">
        <w:rPr>
          <w:rFonts w:ascii="Times New Roman" w:hAnsi="Times New Roman" w:cs="Times New Roman"/>
          <w:i/>
          <w:iCs/>
          <w:color w:val="000000"/>
          <w:sz w:val="24"/>
        </w:rPr>
        <w:t>Nature Methods</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14</w:t>
      </w:r>
      <w:r w:rsidRPr="00E11706">
        <w:rPr>
          <w:rFonts w:ascii="Times New Roman" w:hAnsi="Times New Roman" w:cs="Times New Roman"/>
          <w:color w:val="000000"/>
          <w:sz w:val="24"/>
        </w:rPr>
        <w:t>: 587–589.</w:t>
      </w:r>
    </w:p>
    <w:p w:rsidR="00E11706" w:rsidRPr="00E11706" w:rsidRDefault="00E11706" w:rsidP="00E11706">
      <w:pPr>
        <w:pStyle w:val="Bibliography"/>
        <w:rPr>
          <w:rFonts w:ascii="Times New Roman" w:hAnsi="Times New Roman" w:cs="Times New Roman"/>
          <w:color w:val="000000"/>
          <w:sz w:val="24"/>
        </w:rPr>
      </w:pPr>
      <w:r w:rsidRPr="00E11706">
        <w:rPr>
          <w:rFonts w:ascii="Times New Roman" w:hAnsi="Times New Roman" w:cs="Times New Roman"/>
          <w:b/>
          <w:bCs/>
          <w:color w:val="000000"/>
          <w:sz w:val="24"/>
        </w:rPr>
        <w:t>Katoh K, Standley DM</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2013</w:t>
      </w:r>
      <w:r w:rsidRPr="00E11706">
        <w:rPr>
          <w:rFonts w:ascii="Times New Roman" w:hAnsi="Times New Roman" w:cs="Times New Roman"/>
          <w:color w:val="000000"/>
          <w:sz w:val="24"/>
        </w:rPr>
        <w:t xml:space="preserve">. MAFFT multiple sequence alignment software version 7: improvements in performance and usability. </w:t>
      </w:r>
      <w:r w:rsidRPr="00E11706">
        <w:rPr>
          <w:rFonts w:ascii="Times New Roman" w:hAnsi="Times New Roman" w:cs="Times New Roman"/>
          <w:i/>
          <w:iCs/>
          <w:color w:val="000000"/>
          <w:sz w:val="24"/>
        </w:rPr>
        <w:t>Molecular biology and evolution</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30</w:t>
      </w:r>
      <w:r w:rsidRPr="00E11706">
        <w:rPr>
          <w:rFonts w:ascii="Times New Roman" w:hAnsi="Times New Roman" w:cs="Times New Roman"/>
          <w:color w:val="000000"/>
          <w:sz w:val="24"/>
        </w:rPr>
        <w:t>: 772–780.</w:t>
      </w:r>
    </w:p>
    <w:p w:rsidR="00E11706" w:rsidRPr="00E11706" w:rsidRDefault="00E11706" w:rsidP="00E11706">
      <w:pPr>
        <w:pStyle w:val="Bibliography"/>
        <w:rPr>
          <w:rFonts w:ascii="Times New Roman" w:hAnsi="Times New Roman" w:cs="Times New Roman"/>
          <w:color w:val="000000"/>
          <w:sz w:val="24"/>
        </w:rPr>
      </w:pPr>
      <w:r w:rsidRPr="00E11706">
        <w:rPr>
          <w:rFonts w:ascii="Times New Roman" w:hAnsi="Times New Roman" w:cs="Times New Roman"/>
          <w:b/>
          <w:bCs/>
          <w:color w:val="000000"/>
          <w:sz w:val="24"/>
        </w:rPr>
        <w:t>Kumar S, Suleski M, Craig JM, Kasprowicz AE, Sanderford M, Li M, Stecher G, Hedges SB</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2022</w:t>
      </w:r>
      <w:r w:rsidRPr="00E11706">
        <w:rPr>
          <w:rFonts w:ascii="Times New Roman" w:hAnsi="Times New Roman" w:cs="Times New Roman"/>
          <w:color w:val="000000"/>
          <w:sz w:val="24"/>
        </w:rPr>
        <w:t xml:space="preserve">. TimeTree 5: An Expanded Resource for Species Divergence Times. </w:t>
      </w:r>
      <w:r w:rsidRPr="00E11706">
        <w:rPr>
          <w:rFonts w:ascii="Times New Roman" w:hAnsi="Times New Roman" w:cs="Times New Roman"/>
          <w:i/>
          <w:iCs/>
          <w:color w:val="000000"/>
          <w:sz w:val="24"/>
        </w:rPr>
        <w:t>Molecular Biology and Evolution</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39</w:t>
      </w:r>
      <w:r w:rsidRPr="00E11706">
        <w:rPr>
          <w:rFonts w:ascii="Times New Roman" w:hAnsi="Times New Roman" w:cs="Times New Roman"/>
          <w:color w:val="000000"/>
          <w:sz w:val="24"/>
        </w:rPr>
        <w:t>: msac174.</w:t>
      </w:r>
    </w:p>
    <w:p w:rsidR="00E11706" w:rsidRPr="00E11706" w:rsidRDefault="00E11706" w:rsidP="00E11706">
      <w:pPr>
        <w:pStyle w:val="Bibliography"/>
        <w:rPr>
          <w:rFonts w:ascii="Times New Roman" w:hAnsi="Times New Roman" w:cs="Times New Roman"/>
          <w:color w:val="000000"/>
          <w:sz w:val="24"/>
        </w:rPr>
      </w:pPr>
      <w:r w:rsidRPr="00E11706">
        <w:rPr>
          <w:rFonts w:ascii="Times New Roman" w:hAnsi="Times New Roman" w:cs="Times New Roman"/>
          <w:b/>
          <w:bCs/>
          <w:color w:val="000000"/>
          <w:sz w:val="24"/>
        </w:rPr>
        <w:lastRenderedPageBreak/>
        <w:t>Liu F, Hewezi T, Lebeis SL, Pantalone V, Grewal PS, Staton ME</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2019</w:t>
      </w:r>
      <w:r w:rsidRPr="00E11706">
        <w:rPr>
          <w:rFonts w:ascii="Times New Roman" w:hAnsi="Times New Roman" w:cs="Times New Roman"/>
          <w:color w:val="000000"/>
          <w:sz w:val="24"/>
        </w:rPr>
        <w:t xml:space="preserve">. Soil indigenous microbiome and plant genotypes cooperatively modify soybean rhizosphere microbiome assembly. </w:t>
      </w:r>
      <w:r w:rsidRPr="00E11706">
        <w:rPr>
          <w:rFonts w:ascii="Times New Roman" w:hAnsi="Times New Roman" w:cs="Times New Roman"/>
          <w:i/>
          <w:iCs/>
          <w:color w:val="000000"/>
          <w:sz w:val="24"/>
        </w:rPr>
        <w:t>BMC Microbiology</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19</w:t>
      </w:r>
      <w:r w:rsidRPr="00E11706">
        <w:rPr>
          <w:rFonts w:ascii="Times New Roman" w:hAnsi="Times New Roman" w:cs="Times New Roman"/>
          <w:color w:val="000000"/>
          <w:sz w:val="24"/>
        </w:rPr>
        <w:t>: 201.</w:t>
      </w:r>
    </w:p>
    <w:p w:rsidR="00E11706" w:rsidRPr="00E11706" w:rsidRDefault="00E11706" w:rsidP="00E11706">
      <w:pPr>
        <w:pStyle w:val="Bibliography"/>
        <w:rPr>
          <w:rFonts w:ascii="Times New Roman" w:hAnsi="Times New Roman" w:cs="Times New Roman"/>
          <w:color w:val="000000"/>
          <w:sz w:val="24"/>
        </w:rPr>
      </w:pPr>
      <w:r w:rsidRPr="00E11706">
        <w:rPr>
          <w:rFonts w:ascii="Times New Roman" w:hAnsi="Times New Roman" w:cs="Times New Roman"/>
          <w:b/>
          <w:bCs/>
          <w:color w:val="000000"/>
          <w:sz w:val="24"/>
        </w:rPr>
        <w:t>Louca S, Parfrey LW, Doebeli M</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2016</w:t>
      </w:r>
      <w:r w:rsidRPr="00E11706">
        <w:rPr>
          <w:rFonts w:ascii="Times New Roman" w:hAnsi="Times New Roman" w:cs="Times New Roman"/>
          <w:color w:val="000000"/>
          <w:sz w:val="24"/>
        </w:rPr>
        <w:t xml:space="preserve">. Decoupling function and taxonomy in the global ocean microbiome. </w:t>
      </w:r>
      <w:r w:rsidRPr="00E11706">
        <w:rPr>
          <w:rFonts w:ascii="Times New Roman" w:hAnsi="Times New Roman" w:cs="Times New Roman"/>
          <w:i/>
          <w:iCs/>
          <w:color w:val="000000"/>
          <w:sz w:val="24"/>
        </w:rPr>
        <w:t>Science</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353</w:t>
      </w:r>
      <w:r w:rsidRPr="00E11706">
        <w:rPr>
          <w:rFonts w:ascii="Times New Roman" w:hAnsi="Times New Roman" w:cs="Times New Roman"/>
          <w:color w:val="000000"/>
          <w:sz w:val="24"/>
        </w:rPr>
        <w:t>: 1272–1277.</w:t>
      </w:r>
    </w:p>
    <w:p w:rsidR="00E11706" w:rsidRPr="00E11706" w:rsidRDefault="00E11706" w:rsidP="00E11706">
      <w:pPr>
        <w:pStyle w:val="Bibliography"/>
        <w:rPr>
          <w:rFonts w:ascii="Times New Roman" w:hAnsi="Times New Roman" w:cs="Times New Roman"/>
          <w:color w:val="000000"/>
          <w:sz w:val="24"/>
        </w:rPr>
      </w:pPr>
      <w:r w:rsidRPr="00E11706">
        <w:rPr>
          <w:rFonts w:ascii="Times New Roman" w:hAnsi="Times New Roman" w:cs="Times New Roman"/>
          <w:b/>
          <w:bCs/>
          <w:color w:val="000000"/>
          <w:sz w:val="24"/>
        </w:rPr>
        <w:t>Mantel N</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1967</w:t>
      </w:r>
      <w:r w:rsidRPr="00E11706">
        <w:rPr>
          <w:rFonts w:ascii="Times New Roman" w:hAnsi="Times New Roman" w:cs="Times New Roman"/>
          <w:color w:val="000000"/>
          <w:sz w:val="24"/>
        </w:rPr>
        <w:t xml:space="preserve">. The detection of disease clustering and a generalized regression approach. </w:t>
      </w:r>
      <w:r w:rsidRPr="00E11706">
        <w:rPr>
          <w:rFonts w:ascii="Times New Roman" w:hAnsi="Times New Roman" w:cs="Times New Roman"/>
          <w:i/>
          <w:iCs/>
          <w:color w:val="000000"/>
          <w:sz w:val="24"/>
        </w:rPr>
        <w:t>Cancer research</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27</w:t>
      </w:r>
      <w:r w:rsidRPr="00E11706">
        <w:rPr>
          <w:rFonts w:ascii="Times New Roman" w:hAnsi="Times New Roman" w:cs="Times New Roman"/>
          <w:color w:val="000000"/>
          <w:sz w:val="24"/>
        </w:rPr>
        <w:t>: 209–220.</w:t>
      </w:r>
    </w:p>
    <w:p w:rsidR="00E11706" w:rsidRPr="00E11706" w:rsidRDefault="00E11706" w:rsidP="00E11706">
      <w:pPr>
        <w:pStyle w:val="Bibliography"/>
        <w:rPr>
          <w:rFonts w:ascii="Times New Roman" w:hAnsi="Times New Roman" w:cs="Times New Roman"/>
          <w:color w:val="000000"/>
          <w:sz w:val="24"/>
        </w:rPr>
      </w:pPr>
      <w:r w:rsidRPr="00E11706">
        <w:rPr>
          <w:rFonts w:ascii="Times New Roman" w:hAnsi="Times New Roman" w:cs="Times New Roman"/>
          <w:b/>
          <w:bCs/>
          <w:color w:val="000000"/>
          <w:sz w:val="24"/>
        </w:rPr>
        <w:t>Martin M</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1994</w:t>
      </w:r>
      <w:r w:rsidRPr="00E11706">
        <w:rPr>
          <w:rFonts w:ascii="Times New Roman" w:hAnsi="Times New Roman" w:cs="Times New Roman"/>
          <w:color w:val="000000"/>
          <w:sz w:val="24"/>
        </w:rPr>
        <w:t xml:space="preserve">. Cutadapt removes adapter sequences from high-throughput sequencing reads. </w:t>
      </w:r>
      <w:r w:rsidRPr="00E11706">
        <w:rPr>
          <w:rFonts w:ascii="Times New Roman" w:hAnsi="Times New Roman" w:cs="Times New Roman"/>
          <w:i/>
          <w:iCs/>
          <w:color w:val="000000"/>
          <w:sz w:val="24"/>
        </w:rPr>
        <w:t>EMBnet.journal</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17</w:t>
      </w:r>
      <w:r w:rsidRPr="00E11706">
        <w:rPr>
          <w:rFonts w:ascii="Times New Roman" w:hAnsi="Times New Roman" w:cs="Times New Roman"/>
          <w:color w:val="000000"/>
          <w:sz w:val="24"/>
        </w:rPr>
        <w:t>: 10–12.</w:t>
      </w:r>
    </w:p>
    <w:p w:rsidR="00E11706" w:rsidRPr="00E11706" w:rsidRDefault="00E11706" w:rsidP="00E11706">
      <w:pPr>
        <w:pStyle w:val="Bibliography"/>
        <w:rPr>
          <w:rFonts w:ascii="Times New Roman" w:hAnsi="Times New Roman" w:cs="Times New Roman"/>
          <w:color w:val="000000"/>
          <w:sz w:val="24"/>
        </w:rPr>
      </w:pPr>
      <w:r w:rsidRPr="00E11706">
        <w:rPr>
          <w:rFonts w:ascii="Times New Roman" w:hAnsi="Times New Roman" w:cs="Times New Roman"/>
          <w:b/>
          <w:bCs/>
          <w:color w:val="000000"/>
          <w:sz w:val="24"/>
        </w:rPr>
        <w:t>McDonald D, Price MN, Goodrich J, Nawrocki EP, DeSantis TZ, Probst A, Andersen GL, Knight R, Hugenholtz P</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2012</w:t>
      </w:r>
      <w:r w:rsidRPr="00E11706">
        <w:rPr>
          <w:rFonts w:ascii="Times New Roman" w:hAnsi="Times New Roman" w:cs="Times New Roman"/>
          <w:color w:val="000000"/>
          <w:sz w:val="24"/>
        </w:rPr>
        <w:t xml:space="preserve">. An improved Greengenes taxonomy with explicit ranks for ecological and evolutionary analyses of bacteria and archaea. </w:t>
      </w:r>
      <w:r w:rsidRPr="00E11706">
        <w:rPr>
          <w:rFonts w:ascii="Times New Roman" w:hAnsi="Times New Roman" w:cs="Times New Roman"/>
          <w:i/>
          <w:iCs/>
          <w:color w:val="000000"/>
          <w:sz w:val="24"/>
        </w:rPr>
        <w:t>The ISME Journal</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6</w:t>
      </w:r>
      <w:r w:rsidRPr="00E11706">
        <w:rPr>
          <w:rFonts w:ascii="Times New Roman" w:hAnsi="Times New Roman" w:cs="Times New Roman"/>
          <w:color w:val="000000"/>
          <w:sz w:val="24"/>
        </w:rPr>
        <w:t>: 610–618.</w:t>
      </w:r>
    </w:p>
    <w:p w:rsidR="00E11706" w:rsidRPr="00E11706" w:rsidRDefault="00E11706" w:rsidP="00E11706">
      <w:pPr>
        <w:pStyle w:val="Bibliography"/>
        <w:rPr>
          <w:rFonts w:ascii="Times New Roman" w:hAnsi="Times New Roman" w:cs="Times New Roman"/>
          <w:color w:val="000000"/>
          <w:sz w:val="24"/>
        </w:rPr>
      </w:pPr>
      <w:r w:rsidRPr="00E11706">
        <w:rPr>
          <w:rFonts w:ascii="Times New Roman" w:hAnsi="Times New Roman" w:cs="Times New Roman"/>
          <w:b/>
          <w:bCs/>
          <w:color w:val="000000"/>
          <w:sz w:val="24"/>
        </w:rPr>
        <w:t>Michl K, David C, Dumont B, Mårtensson L-MD, Rasche F, Berg G, Cernava T</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2024</w:t>
      </w:r>
      <w:r w:rsidRPr="00E11706">
        <w:rPr>
          <w:rFonts w:ascii="Times New Roman" w:hAnsi="Times New Roman" w:cs="Times New Roman"/>
          <w:color w:val="000000"/>
          <w:sz w:val="24"/>
        </w:rPr>
        <w:t xml:space="preserve">. Determining the footprint of breeding in the seed microbiome of a perennial cereal. </w:t>
      </w:r>
      <w:r w:rsidRPr="00E11706">
        <w:rPr>
          <w:rFonts w:ascii="Times New Roman" w:hAnsi="Times New Roman" w:cs="Times New Roman"/>
          <w:i/>
          <w:iCs/>
          <w:color w:val="000000"/>
          <w:sz w:val="24"/>
        </w:rPr>
        <w:t>Environmental Microbiome</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19</w:t>
      </w:r>
      <w:r w:rsidRPr="00E11706">
        <w:rPr>
          <w:rFonts w:ascii="Times New Roman" w:hAnsi="Times New Roman" w:cs="Times New Roman"/>
          <w:color w:val="000000"/>
          <w:sz w:val="24"/>
        </w:rPr>
        <w:t>: 40.</w:t>
      </w:r>
    </w:p>
    <w:p w:rsidR="00E11706" w:rsidRPr="00E11706" w:rsidRDefault="00E11706" w:rsidP="00E11706">
      <w:pPr>
        <w:pStyle w:val="Bibliography"/>
        <w:rPr>
          <w:rFonts w:ascii="Times New Roman" w:hAnsi="Times New Roman" w:cs="Times New Roman"/>
          <w:color w:val="000000"/>
          <w:sz w:val="24"/>
        </w:rPr>
      </w:pPr>
      <w:r w:rsidRPr="00E11706">
        <w:rPr>
          <w:rFonts w:ascii="Times New Roman" w:hAnsi="Times New Roman" w:cs="Times New Roman"/>
          <w:b/>
          <w:bCs/>
          <w:color w:val="000000"/>
          <w:sz w:val="24"/>
        </w:rPr>
        <w:t>Moran M, Turner H, Yanchar J, Preece J, Ahlborn G, Robison R</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2025</w:t>
      </w:r>
      <w:r w:rsidRPr="00E11706">
        <w:rPr>
          <w:rFonts w:ascii="Times New Roman" w:hAnsi="Times New Roman" w:cs="Times New Roman"/>
          <w:color w:val="000000"/>
          <w:sz w:val="24"/>
        </w:rPr>
        <w:t xml:space="preserve">. Various Bacillus and Paenibacillus Spp. Isolated </w:t>
      </w:r>
      <w:proofErr w:type="gramStart"/>
      <w:r w:rsidRPr="00E11706">
        <w:rPr>
          <w:rFonts w:ascii="Times New Roman" w:hAnsi="Times New Roman" w:cs="Times New Roman"/>
          <w:color w:val="000000"/>
          <w:sz w:val="24"/>
        </w:rPr>
        <w:t>From</w:t>
      </w:r>
      <w:proofErr w:type="gramEnd"/>
      <w:r w:rsidRPr="00E11706">
        <w:rPr>
          <w:rFonts w:ascii="Times New Roman" w:hAnsi="Times New Roman" w:cs="Times New Roman"/>
          <w:color w:val="000000"/>
          <w:sz w:val="24"/>
        </w:rPr>
        <w:t xml:space="preserve"> Soil Produce Compounds With Potent Antimicrobial Activity Against Clinically Relevant Pathogens. </w:t>
      </w:r>
      <w:r w:rsidRPr="00E11706">
        <w:rPr>
          <w:rFonts w:ascii="Times New Roman" w:hAnsi="Times New Roman" w:cs="Times New Roman"/>
          <w:i/>
          <w:iCs/>
          <w:color w:val="000000"/>
          <w:sz w:val="24"/>
        </w:rPr>
        <w:t>MicrobiologyOpen</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14</w:t>
      </w:r>
      <w:r w:rsidRPr="00E11706">
        <w:rPr>
          <w:rFonts w:ascii="Times New Roman" w:hAnsi="Times New Roman" w:cs="Times New Roman"/>
          <w:color w:val="000000"/>
          <w:sz w:val="24"/>
        </w:rPr>
        <w:t>: e70179.</w:t>
      </w:r>
    </w:p>
    <w:p w:rsidR="00E11706" w:rsidRPr="00E11706" w:rsidRDefault="00E11706" w:rsidP="00E11706">
      <w:pPr>
        <w:pStyle w:val="Bibliography"/>
        <w:rPr>
          <w:rFonts w:ascii="Times New Roman" w:hAnsi="Times New Roman" w:cs="Times New Roman"/>
          <w:color w:val="000000"/>
          <w:sz w:val="24"/>
        </w:rPr>
      </w:pPr>
      <w:r w:rsidRPr="00E11706">
        <w:rPr>
          <w:rFonts w:ascii="Times New Roman" w:hAnsi="Times New Roman" w:cs="Times New Roman"/>
          <w:b/>
          <w:bCs/>
          <w:color w:val="000000"/>
          <w:sz w:val="24"/>
        </w:rPr>
        <w:t>Negre Rodríguez M, Pioppi A, Kovács ÁT</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2025</w:t>
      </w:r>
      <w:r w:rsidRPr="00E11706">
        <w:rPr>
          <w:rFonts w:ascii="Times New Roman" w:hAnsi="Times New Roman" w:cs="Times New Roman"/>
          <w:color w:val="000000"/>
          <w:sz w:val="24"/>
        </w:rPr>
        <w:t xml:space="preserve">. The role of plant host genetics in shaping the composition and functionality of rhizosphere microbiomes. </w:t>
      </w:r>
      <w:r w:rsidRPr="00E11706">
        <w:rPr>
          <w:rFonts w:ascii="Times New Roman" w:hAnsi="Times New Roman" w:cs="Times New Roman"/>
          <w:i/>
          <w:iCs/>
          <w:color w:val="000000"/>
          <w:sz w:val="24"/>
        </w:rPr>
        <w:t>mSystems</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10</w:t>
      </w:r>
      <w:r w:rsidRPr="00E11706">
        <w:rPr>
          <w:rFonts w:ascii="Times New Roman" w:hAnsi="Times New Roman" w:cs="Times New Roman"/>
          <w:color w:val="000000"/>
          <w:sz w:val="24"/>
        </w:rPr>
        <w:t>.</w:t>
      </w:r>
    </w:p>
    <w:p w:rsidR="00E11706" w:rsidRPr="00E11706" w:rsidRDefault="00E11706" w:rsidP="00E11706">
      <w:pPr>
        <w:pStyle w:val="Bibliography"/>
        <w:rPr>
          <w:rFonts w:ascii="Times New Roman" w:hAnsi="Times New Roman" w:cs="Times New Roman"/>
          <w:color w:val="000000"/>
          <w:sz w:val="24"/>
        </w:rPr>
      </w:pPr>
      <w:r w:rsidRPr="00E11706">
        <w:rPr>
          <w:rFonts w:ascii="Times New Roman" w:hAnsi="Times New Roman" w:cs="Times New Roman"/>
          <w:b/>
          <w:bCs/>
          <w:color w:val="000000"/>
          <w:sz w:val="24"/>
        </w:rPr>
        <w:t xml:space="preserve">Oksanen AJ, Blanchet FG, Friendly M, Kindt R, Legendre P, Mcglinn D, Minchin PR, Hara RBO, Simpson GL, Solymos P, </w:t>
      </w:r>
      <w:r w:rsidRPr="00E11706">
        <w:rPr>
          <w:rFonts w:ascii="Times New Roman" w:hAnsi="Times New Roman" w:cs="Times New Roman"/>
          <w:b/>
          <w:bCs/>
          <w:i/>
          <w:iCs/>
          <w:color w:val="000000"/>
          <w:sz w:val="24"/>
        </w:rPr>
        <w:t>et al.</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2020</w:t>
      </w:r>
      <w:r w:rsidRPr="00E11706">
        <w:rPr>
          <w:rFonts w:ascii="Times New Roman" w:hAnsi="Times New Roman" w:cs="Times New Roman"/>
          <w:color w:val="000000"/>
          <w:sz w:val="24"/>
        </w:rPr>
        <w:t>. Package ‘ vegan ’.</w:t>
      </w:r>
    </w:p>
    <w:p w:rsidR="00E11706" w:rsidRPr="00E11706" w:rsidRDefault="00E11706" w:rsidP="00E11706">
      <w:pPr>
        <w:pStyle w:val="Bibliography"/>
        <w:rPr>
          <w:rFonts w:ascii="Times New Roman" w:hAnsi="Times New Roman" w:cs="Times New Roman"/>
          <w:color w:val="000000"/>
          <w:sz w:val="24"/>
        </w:rPr>
      </w:pPr>
      <w:r w:rsidRPr="00E11706">
        <w:rPr>
          <w:rFonts w:ascii="Times New Roman" w:hAnsi="Times New Roman" w:cs="Times New Roman"/>
          <w:b/>
          <w:bCs/>
          <w:color w:val="000000"/>
          <w:sz w:val="24"/>
        </w:rPr>
        <w:t>Pagel M</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1999</w:t>
      </w:r>
      <w:r w:rsidRPr="00E11706">
        <w:rPr>
          <w:rFonts w:ascii="Times New Roman" w:hAnsi="Times New Roman" w:cs="Times New Roman"/>
          <w:color w:val="000000"/>
          <w:sz w:val="24"/>
        </w:rPr>
        <w:t xml:space="preserve">. Inferring the historical patterns of biological evolution. </w:t>
      </w:r>
      <w:r w:rsidRPr="00E11706">
        <w:rPr>
          <w:rFonts w:ascii="Times New Roman" w:hAnsi="Times New Roman" w:cs="Times New Roman"/>
          <w:i/>
          <w:iCs/>
          <w:color w:val="000000"/>
          <w:sz w:val="24"/>
        </w:rPr>
        <w:t>Nature</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401</w:t>
      </w:r>
      <w:r w:rsidRPr="00E11706">
        <w:rPr>
          <w:rFonts w:ascii="Times New Roman" w:hAnsi="Times New Roman" w:cs="Times New Roman"/>
          <w:color w:val="000000"/>
          <w:sz w:val="24"/>
        </w:rPr>
        <w:t>: 877–884.</w:t>
      </w:r>
    </w:p>
    <w:p w:rsidR="00E11706" w:rsidRPr="00E11706" w:rsidRDefault="00E11706" w:rsidP="00E11706">
      <w:pPr>
        <w:pStyle w:val="Bibliography"/>
        <w:rPr>
          <w:rFonts w:ascii="Times New Roman" w:hAnsi="Times New Roman" w:cs="Times New Roman"/>
          <w:color w:val="000000"/>
          <w:sz w:val="24"/>
        </w:rPr>
      </w:pPr>
      <w:r w:rsidRPr="00E11706">
        <w:rPr>
          <w:rFonts w:ascii="Times New Roman" w:hAnsi="Times New Roman" w:cs="Times New Roman"/>
          <w:b/>
          <w:bCs/>
          <w:color w:val="000000"/>
          <w:sz w:val="24"/>
        </w:rPr>
        <w:t>Paulson JN, Stine OC, Bravo HC, Pop M</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2013</w:t>
      </w:r>
      <w:r w:rsidRPr="00E11706">
        <w:rPr>
          <w:rFonts w:ascii="Times New Roman" w:hAnsi="Times New Roman" w:cs="Times New Roman"/>
          <w:color w:val="000000"/>
          <w:sz w:val="24"/>
        </w:rPr>
        <w:t xml:space="preserve">. Differential abundance analysis for microbial marker-gene surveys. </w:t>
      </w:r>
      <w:r w:rsidRPr="00E11706">
        <w:rPr>
          <w:rFonts w:ascii="Times New Roman" w:hAnsi="Times New Roman" w:cs="Times New Roman"/>
          <w:i/>
          <w:iCs/>
          <w:color w:val="000000"/>
          <w:sz w:val="24"/>
        </w:rPr>
        <w:t>Nature Methods 2013 10:12</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10</w:t>
      </w:r>
      <w:r w:rsidRPr="00E11706">
        <w:rPr>
          <w:rFonts w:ascii="Times New Roman" w:hAnsi="Times New Roman" w:cs="Times New Roman"/>
          <w:color w:val="000000"/>
          <w:sz w:val="24"/>
        </w:rPr>
        <w:t>: 1200–1202.</w:t>
      </w:r>
    </w:p>
    <w:p w:rsidR="00E11706" w:rsidRPr="00E11706" w:rsidRDefault="00E11706" w:rsidP="00E11706">
      <w:pPr>
        <w:pStyle w:val="Bibliography"/>
        <w:rPr>
          <w:rFonts w:ascii="Times New Roman" w:hAnsi="Times New Roman" w:cs="Times New Roman"/>
          <w:color w:val="000000"/>
          <w:sz w:val="24"/>
        </w:rPr>
      </w:pPr>
      <w:r w:rsidRPr="00E11706">
        <w:rPr>
          <w:rFonts w:ascii="Times New Roman" w:hAnsi="Times New Roman" w:cs="Times New Roman"/>
          <w:b/>
          <w:bCs/>
          <w:color w:val="000000"/>
          <w:sz w:val="24"/>
        </w:rPr>
        <w:t>Pellegrinetti TA, Monteiro GGTN, Lemos LN, Santos RAC dos, Barros AG, Mendes LW</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2024</w:t>
      </w:r>
      <w:r w:rsidRPr="00E11706">
        <w:rPr>
          <w:rFonts w:ascii="Times New Roman" w:hAnsi="Times New Roman" w:cs="Times New Roman"/>
          <w:color w:val="000000"/>
          <w:sz w:val="24"/>
        </w:rPr>
        <w:t xml:space="preserve">. </w:t>
      </w:r>
      <w:r w:rsidRPr="00E11706">
        <w:rPr>
          <w:rFonts w:ascii="Times New Roman" w:hAnsi="Times New Roman" w:cs="Times New Roman"/>
          <w:i/>
          <w:iCs/>
          <w:color w:val="000000"/>
          <w:sz w:val="24"/>
        </w:rPr>
        <w:t>PGPg_finder</w:t>
      </w:r>
      <w:r w:rsidRPr="00E11706">
        <w:rPr>
          <w:rFonts w:ascii="Times New Roman" w:hAnsi="Times New Roman" w:cs="Times New Roman"/>
          <w:color w:val="000000"/>
          <w:sz w:val="24"/>
        </w:rPr>
        <w:t xml:space="preserve">: A comprehensive and user-friendly pipeline for identifying plant growth-promoting genes in genomic and metagenomic data. </w:t>
      </w:r>
      <w:r w:rsidRPr="00E11706">
        <w:rPr>
          <w:rFonts w:ascii="Times New Roman" w:hAnsi="Times New Roman" w:cs="Times New Roman"/>
          <w:i/>
          <w:iCs/>
          <w:color w:val="000000"/>
          <w:sz w:val="24"/>
        </w:rPr>
        <w:t>Rhizosphere</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30</w:t>
      </w:r>
      <w:r w:rsidRPr="00E11706">
        <w:rPr>
          <w:rFonts w:ascii="Times New Roman" w:hAnsi="Times New Roman" w:cs="Times New Roman"/>
          <w:color w:val="000000"/>
          <w:sz w:val="24"/>
        </w:rPr>
        <w:t>: 100905.</w:t>
      </w:r>
    </w:p>
    <w:p w:rsidR="00E11706" w:rsidRPr="00E11706" w:rsidRDefault="00E11706" w:rsidP="00E11706">
      <w:pPr>
        <w:pStyle w:val="Bibliography"/>
        <w:rPr>
          <w:rFonts w:ascii="Times New Roman" w:hAnsi="Times New Roman" w:cs="Times New Roman"/>
          <w:color w:val="000000"/>
          <w:sz w:val="24"/>
        </w:rPr>
      </w:pPr>
      <w:r w:rsidRPr="00E11706">
        <w:rPr>
          <w:rFonts w:ascii="Times New Roman" w:hAnsi="Times New Roman" w:cs="Times New Roman"/>
          <w:b/>
          <w:bCs/>
          <w:color w:val="000000"/>
          <w:sz w:val="24"/>
        </w:rPr>
        <w:t>Peres-Neto PR, Legendre P, Dray S, Borcard D</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2006</w:t>
      </w:r>
      <w:r w:rsidRPr="00E11706">
        <w:rPr>
          <w:rFonts w:ascii="Times New Roman" w:hAnsi="Times New Roman" w:cs="Times New Roman"/>
          <w:color w:val="000000"/>
          <w:sz w:val="24"/>
        </w:rPr>
        <w:t xml:space="preserve">. Variation partitioning of species data matrices: estimation and comparison of fractions. </w:t>
      </w:r>
      <w:r w:rsidRPr="00E11706">
        <w:rPr>
          <w:rFonts w:ascii="Times New Roman" w:hAnsi="Times New Roman" w:cs="Times New Roman"/>
          <w:i/>
          <w:iCs/>
          <w:color w:val="000000"/>
          <w:sz w:val="24"/>
        </w:rPr>
        <w:t>Ecology</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87</w:t>
      </w:r>
      <w:r w:rsidRPr="00E11706">
        <w:rPr>
          <w:rFonts w:ascii="Times New Roman" w:hAnsi="Times New Roman" w:cs="Times New Roman"/>
          <w:color w:val="000000"/>
          <w:sz w:val="24"/>
        </w:rPr>
        <w:t>: 2614–2625.</w:t>
      </w:r>
    </w:p>
    <w:p w:rsidR="00E11706" w:rsidRPr="00E11706" w:rsidRDefault="00E11706" w:rsidP="00E11706">
      <w:pPr>
        <w:pStyle w:val="Bibliography"/>
        <w:rPr>
          <w:rFonts w:ascii="Times New Roman" w:hAnsi="Times New Roman" w:cs="Times New Roman"/>
          <w:color w:val="000000"/>
          <w:sz w:val="24"/>
        </w:rPr>
      </w:pPr>
      <w:r w:rsidRPr="00E11706">
        <w:rPr>
          <w:rFonts w:ascii="Times New Roman" w:hAnsi="Times New Roman" w:cs="Times New Roman"/>
          <w:b/>
          <w:bCs/>
          <w:color w:val="000000"/>
          <w:sz w:val="24"/>
        </w:rPr>
        <w:t xml:space="preserve">Podlesny D, Kim CY, Robbani SM, Schudoma C, Fullam A, Reimer LC, Koblitz J, Schober I, Iyappan A, Van Rossum T, </w:t>
      </w:r>
      <w:r w:rsidRPr="00E11706">
        <w:rPr>
          <w:rFonts w:ascii="Times New Roman" w:hAnsi="Times New Roman" w:cs="Times New Roman"/>
          <w:b/>
          <w:bCs/>
          <w:i/>
          <w:iCs/>
          <w:color w:val="000000"/>
          <w:sz w:val="24"/>
        </w:rPr>
        <w:t>et al.</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2026</w:t>
      </w:r>
      <w:r w:rsidRPr="00E11706">
        <w:rPr>
          <w:rFonts w:ascii="Times New Roman" w:hAnsi="Times New Roman" w:cs="Times New Roman"/>
          <w:color w:val="000000"/>
          <w:sz w:val="24"/>
        </w:rPr>
        <w:t xml:space="preserve">. metaTraits: a large-scale integration of microbial phenotypic trait information. </w:t>
      </w:r>
      <w:r w:rsidRPr="00E11706">
        <w:rPr>
          <w:rFonts w:ascii="Times New Roman" w:hAnsi="Times New Roman" w:cs="Times New Roman"/>
          <w:i/>
          <w:iCs/>
          <w:color w:val="000000"/>
          <w:sz w:val="24"/>
        </w:rPr>
        <w:t>Nucleic Acids Research</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54</w:t>
      </w:r>
      <w:r w:rsidRPr="00E11706">
        <w:rPr>
          <w:rFonts w:ascii="Times New Roman" w:hAnsi="Times New Roman" w:cs="Times New Roman"/>
          <w:color w:val="000000"/>
          <w:sz w:val="24"/>
        </w:rPr>
        <w:t>: D835–D841.</w:t>
      </w:r>
    </w:p>
    <w:p w:rsidR="00E11706" w:rsidRPr="00E11706" w:rsidRDefault="00E11706" w:rsidP="00E11706">
      <w:pPr>
        <w:pStyle w:val="Bibliography"/>
        <w:rPr>
          <w:rFonts w:ascii="Times New Roman" w:hAnsi="Times New Roman" w:cs="Times New Roman"/>
          <w:color w:val="000000"/>
          <w:sz w:val="24"/>
        </w:rPr>
      </w:pPr>
      <w:r w:rsidRPr="00E11706">
        <w:rPr>
          <w:rFonts w:ascii="Times New Roman" w:hAnsi="Times New Roman" w:cs="Times New Roman"/>
          <w:b/>
          <w:bCs/>
          <w:color w:val="000000"/>
          <w:sz w:val="24"/>
        </w:rPr>
        <w:t>Price MN, Dehal PS, Arkin AP</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2010</w:t>
      </w:r>
      <w:r w:rsidRPr="00E11706">
        <w:rPr>
          <w:rFonts w:ascii="Times New Roman" w:hAnsi="Times New Roman" w:cs="Times New Roman"/>
          <w:color w:val="000000"/>
          <w:sz w:val="24"/>
        </w:rPr>
        <w:t xml:space="preserve">. FastTree 2 – Approximately Maximum-Likelihood Trees for Large Alignments (AFY Poon, Ed.). </w:t>
      </w:r>
      <w:r w:rsidRPr="00E11706">
        <w:rPr>
          <w:rFonts w:ascii="Times New Roman" w:hAnsi="Times New Roman" w:cs="Times New Roman"/>
          <w:i/>
          <w:iCs/>
          <w:color w:val="000000"/>
          <w:sz w:val="24"/>
        </w:rPr>
        <w:t>PLoS ONE</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5</w:t>
      </w:r>
      <w:r w:rsidRPr="00E11706">
        <w:rPr>
          <w:rFonts w:ascii="Times New Roman" w:hAnsi="Times New Roman" w:cs="Times New Roman"/>
          <w:color w:val="000000"/>
          <w:sz w:val="24"/>
        </w:rPr>
        <w:t>: e9490.</w:t>
      </w:r>
    </w:p>
    <w:p w:rsidR="00E11706" w:rsidRPr="00E11706" w:rsidRDefault="00E11706" w:rsidP="00E11706">
      <w:pPr>
        <w:pStyle w:val="Bibliography"/>
        <w:rPr>
          <w:rFonts w:ascii="Times New Roman" w:hAnsi="Times New Roman" w:cs="Times New Roman"/>
          <w:color w:val="000000"/>
          <w:sz w:val="24"/>
        </w:rPr>
      </w:pPr>
      <w:r w:rsidRPr="00E11706">
        <w:rPr>
          <w:rFonts w:ascii="Times New Roman" w:hAnsi="Times New Roman" w:cs="Times New Roman"/>
          <w:b/>
          <w:bCs/>
          <w:color w:val="000000"/>
          <w:sz w:val="24"/>
        </w:rPr>
        <w:t>Qi X, Jin D, Olimi E, Chen X, Cernava T</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2026</w:t>
      </w:r>
      <w:r w:rsidRPr="00E11706">
        <w:rPr>
          <w:rFonts w:ascii="Times New Roman" w:hAnsi="Times New Roman" w:cs="Times New Roman"/>
          <w:color w:val="000000"/>
          <w:sz w:val="24"/>
        </w:rPr>
        <w:t xml:space="preserve">. What do we know about the seed microbiome? </w:t>
      </w:r>
      <w:r w:rsidRPr="00E11706">
        <w:rPr>
          <w:rFonts w:ascii="Times New Roman" w:hAnsi="Times New Roman" w:cs="Times New Roman"/>
          <w:i/>
          <w:iCs/>
          <w:color w:val="000000"/>
          <w:sz w:val="24"/>
        </w:rPr>
        <w:t>Microbiome</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14</w:t>
      </w:r>
      <w:r w:rsidRPr="00E11706">
        <w:rPr>
          <w:rFonts w:ascii="Times New Roman" w:hAnsi="Times New Roman" w:cs="Times New Roman"/>
          <w:color w:val="000000"/>
          <w:sz w:val="24"/>
        </w:rPr>
        <w:t>: 106.</w:t>
      </w:r>
    </w:p>
    <w:p w:rsidR="00E11706" w:rsidRPr="00E11706" w:rsidRDefault="00E11706" w:rsidP="00E11706">
      <w:pPr>
        <w:pStyle w:val="Bibliography"/>
        <w:rPr>
          <w:rFonts w:ascii="Times New Roman" w:hAnsi="Times New Roman" w:cs="Times New Roman"/>
          <w:color w:val="000000"/>
          <w:sz w:val="24"/>
        </w:rPr>
      </w:pPr>
      <w:r w:rsidRPr="00E11706">
        <w:rPr>
          <w:rFonts w:ascii="Times New Roman" w:hAnsi="Times New Roman" w:cs="Times New Roman"/>
          <w:b/>
          <w:bCs/>
          <w:color w:val="000000"/>
          <w:sz w:val="24"/>
        </w:rPr>
        <w:lastRenderedPageBreak/>
        <w:t>Quast C, Pruesse E, Yilmaz P, Gerken J, Schweer T, Yarza P, Peplies J, Glöckner FO</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2013</w:t>
      </w:r>
      <w:r w:rsidRPr="00E11706">
        <w:rPr>
          <w:rFonts w:ascii="Times New Roman" w:hAnsi="Times New Roman" w:cs="Times New Roman"/>
          <w:color w:val="000000"/>
          <w:sz w:val="24"/>
        </w:rPr>
        <w:t xml:space="preserve">. The SILVA ribosomal RNA gene database project: Improved data processing and web-based tools. </w:t>
      </w:r>
      <w:r w:rsidRPr="00E11706">
        <w:rPr>
          <w:rFonts w:ascii="Times New Roman" w:hAnsi="Times New Roman" w:cs="Times New Roman"/>
          <w:i/>
          <w:iCs/>
          <w:color w:val="000000"/>
          <w:sz w:val="24"/>
        </w:rPr>
        <w:t>Nucleic Acids Research</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41</w:t>
      </w:r>
      <w:r w:rsidRPr="00E11706">
        <w:rPr>
          <w:rFonts w:ascii="Times New Roman" w:hAnsi="Times New Roman" w:cs="Times New Roman"/>
          <w:color w:val="000000"/>
          <w:sz w:val="24"/>
        </w:rPr>
        <w:t>: 590–596.</w:t>
      </w:r>
    </w:p>
    <w:p w:rsidR="00E11706" w:rsidRPr="00E11706" w:rsidRDefault="00E11706" w:rsidP="00E11706">
      <w:pPr>
        <w:pStyle w:val="Bibliography"/>
        <w:rPr>
          <w:rFonts w:ascii="Times New Roman" w:hAnsi="Times New Roman" w:cs="Times New Roman"/>
          <w:color w:val="000000"/>
          <w:sz w:val="24"/>
        </w:rPr>
      </w:pPr>
      <w:r w:rsidRPr="00E11706">
        <w:rPr>
          <w:rFonts w:ascii="Times New Roman" w:hAnsi="Times New Roman" w:cs="Times New Roman"/>
          <w:b/>
          <w:bCs/>
          <w:color w:val="000000"/>
          <w:sz w:val="24"/>
        </w:rPr>
        <w:t>Rochefort A, Simonin M, Marais C, Guillerm-Erckelboudt A-Y, Barret M, Sarniguet A</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2021</w:t>
      </w:r>
      <w:r w:rsidRPr="00E11706">
        <w:rPr>
          <w:rFonts w:ascii="Times New Roman" w:hAnsi="Times New Roman" w:cs="Times New Roman"/>
          <w:color w:val="000000"/>
          <w:sz w:val="24"/>
        </w:rPr>
        <w:t xml:space="preserve">. Transmission of Seed and Soil Microbiota to Seedling. </w:t>
      </w:r>
      <w:r w:rsidRPr="00E11706">
        <w:rPr>
          <w:rFonts w:ascii="Times New Roman" w:hAnsi="Times New Roman" w:cs="Times New Roman"/>
          <w:i/>
          <w:iCs/>
          <w:color w:val="000000"/>
          <w:sz w:val="24"/>
        </w:rPr>
        <w:t>mSystems</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6</w:t>
      </w:r>
      <w:r w:rsidRPr="00E11706">
        <w:rPr>
          <w:rFonts w:ascii="Times New Roman" w:hAnsi="Times New Roman" w:cs="Times New Roman"/>
          <w:color w:val="000000"/>
          <w:sz w:val="24"/>
        </w:rPr>
        <w:t>: 10.1128/msystems.00446-21.</w:t>
      </w:r>
    </w:p>
    <w:p w:rsidR="00E11706" w:rsidRPr="00E11706" w:rsidRDefault="00E11706" w:rsidP="00E11706">
      <w:pPr>
        <w:pStyle w:val="Bibliography"/>
        <w:rPr>
          <w:rFonts w:ascii="Times New Roman" w:hAnsi="Times New Roman" w:cs="Times New Roman"/>
          <w:color w:val="000000"/>
          <w:sz w:val="24"/>
        </w:rPr>
      </w:pPr>
      <w:r w:rsidRPr="00E11706">
        <w:rPr>
          <w:rFonts w:ascii="Times New Roman" w:hAnsi="Times New Roman" w:cs="Times New Roman"/>
          <w:b/>
          <w:bCs/>
          <w:color w:val="000000"/>
          <w:sz w:val="24"/>
        </w:rPr>
        <w:t>Rognes T, Flouri T, Nichols B, Quince C, Mahé F</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2016</w:t>
      </w:r>
      <w:r w:rsidRPr="00E11706">
        <w:rPr>
          <w:rFonts w:ascii="Times New Roman" w:hAnsi="Times New Roman" w:cs="Times New Roman"/>
          <w:color w:val="000000"/>
          <w:sz w:val="24"/>
        </w:rPr>
        <w:t xml:space="preserve">. VSEARCH: A versatile </w:t>
      </w:r>
      <w:proofErr w:type="gramStart"/>
      <w:r w:rsidRPr="00E11706">
        <w:rPr>
          <w:rFonts w:ascii="Times New Roman" w:hAnsi="Times New Roman" w:cs="Times New Roman"/>
          <w:color w:val="000000"/>
          <w:sz w:val="24"/>
        </w:rPr>
        <w:t>open source</w:t>
      </w:r>
      <w:proofErr w:type="gramEnd"/>
      <w:r w:rsidRPr="00E11706">
        <w:rPr>
          <w:rFonts w:ascii="Times New Roman" w:hAnsi="Times New Roman" w:cs="Times New Roman"/>
          <w:color w:val="000000"/>
          <w:sz w:val="24"/>
        </w:rPr>
        <w:t xml:space="preserve"> tool for metagenomics. </w:t>
      </w:r>
      <w:r w:rsidRPr="00E11706">
        <w:rPr>
          <w:rFonts w:ascii="Times New Roman" w:hAnsi="Times New Roman" w:cs="Times New Roman"/>
          <w:i/>
          <w:iCs/>
          <w:color w:val="000000"/>
          <w:sz w:val="24"/>
        </w:rPr>
        <w:t>PeerJ</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2016</w:t>
      </w:r>
      <w:r w:rsidRPr="00E11706">
        <w:rPr>
          <w:rFonts w:ascii="Times New Roman" w:hAnsi="Times New Roman" w:cs="Times New Roman"/>
          <w:color w:val="000000"/>
          <w:sz w:val="24"/>
        </w:rPr>
        <w:t>: e2584.</w:t>
      </w:r>
    </w:p>
    <w:p w:rsidR="00E11706" w:rsidRPr="00E11706" w:rsidRDefault="00E11706" w:rsidP="00E11706">
      <w:pPr>
        <w:pStyle w:val="Bibliography"/>
        <w:rPr>
          <w:rFonts w:ascii="Times New Roman" w:hAnsi="Times New Roman" w:cs="Times New Roman"/>
          <w:color w:val="000000"/>
          <w:sz w:val="24"/>
        </w:rPr>
      </w:pPr>
      <w:r w:rsidRPr="00E11706">
        <w:rPr>
          <w:rFonts w:ascii="Times New Roman" w:hAnsi="Times New Roman" w:cs="Times New Roman"/>
          <w:b/>
          <w:bCs/>
          <w:color w:val="000000"/>
          <w:sz w:val="24"/>
        </w:rPr>
        <w:t>Sanz-Puente I, Redondo-Salvo S, Torres-Cortés G, de Toro M, Fernandes S, Börner A, Lorenzo Ó, de la Cruz F, Robledo M</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2025</w:t>
      </w:r>
      <w:r w:rsidRPr="00E11706">
        <w:rPr>
          <w:rFonts w:ascii="Times New Roman" w:hAnsi="Times New Roman" w:cs="Times New Roman"/>
          <w:color w:val="000000"/>
          <w:sz w:val="24"/>
        </w:rPr>
        <w:t xml:space="preserve">. Seed-mediated vertical transmission of Pantoea core endophytes. </w:t>
      </w:r>
      <w:r w:rsidRPr="00E11706">
        <w:rPr>
          <w:rFonts w:ascii="Times New Roman" w:hAnsi="Times New Roman" w:cs="Times New Roman"/>
          <w:i/>
          <w:iCs/>
          <w:color w:val="000000"/>
          <w:sz w:val="24"/>
        </w:rPr>
        <w:t>The ISME Journal</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19</w:t>
      </w:r>
      <w:r w:rsidRPr="00E11706">
        <w:rPr>
          <w:rFonts w:ascii="Times New Roman" w:hAnsi="Times New Roman" w:cs="Times New Roman"/>
          <w:color w:val="000000"/>
          <w:sz w:val="24"/>
        </w:rPr>
        <w:t>: wraf192.</w:t>
      </w:r>
    </w:p>
    <w:p w:rsidR="00E11706" w:rsidRPr="00E11706" w:rsidRDefault="00E11706" w:rsidP="00E11706">
      <w:pPr>
        <w:pStyle w:val="Bibliography"/>
        <w:rPr>
          <w:rFonts w:ascii="Times New Roman" w:hAnsi="Times New Roman" w:cs="Times New Roman"/>
          <w:color w:val="000000"/>
          <w:sz w:val="24"/>
        </w:rPr>
      </w:pPr>
      <w:r w:rsidRPr="00E11706">
        <w:rPr>
          <w:rFonts w:ascii="Times New Roman" w:hAnsi="Times New Roman" w:cs="Times New Roman"/>
          <w:b/>
          <w:bCs/>
          <w:color w:val="000000"/>
          <w:sz w:val="24"/>
        </w:rPr>
        <w:t>Schliep KP</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2011</w:t>
      </w:r>
      <w:r w:rsidRPr="00E11706">
        <w:rPr>
          <w:rFonts w:ascii="Times New Roman" w:hAnsi="Times New Roman" w:cs="Times New Roman"/>
          <w:color w:val="000000"/>
          <w:sz w:val="24"/>
        </w:rPr>
        <w:t xml:space="preserve">. phangorn: phylogenetic analysis in R. </w:t>
      </w:r>
      <w:r w:rsidRPr="00E11706">
        <w:rPr>
          <w:rFonts w:ascii="Times New Roman" w:hAnsi="Times New Roman" w:cs="Times New Roman"/>
          <w:i/>
          <w:iCs/>
          <w:color w:val="000000"/>
          <w:sz w:val="24"/>
        </w:rPr>
        <w:t>Bioinformatics</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27</w:t>
      </w:r>
      <w:r w:rsidRPr="00E11706">
        <w:rPr>
          <w:rFonts w:ascii="Times New Roman" w:hAnsi="Times New Roman" w:cs="Times New Roman"/>
          <w:color w:val="000000"/>
          <w:sz w:val="24"/>
        </w:rPr>
        <w:t>: 592–593.</w:t>
      </w:r>
    </w:p>
    <w:p w:rsidR="00E11706" w:rsidRPr="00E11706" w:rsidRDefault="00E11706" w:rsidP="00E11706">
      <w:pPr>
        <w:pStyle w:val="Bibliography"/>
        <w:rPr>
          <w:rFonts w:ascii="Times New Roman" w:hAnsi="Times New Roman" w:cs="Times New Roman"/>
          <w:color w:val="000000"/>
          <w:sz w:val="24"/>
        </w:rPr>
      </w:pPr>
      <w:r w:rsidRPr="00E11706">
        <w:rPr>
          <w:rFonts w:ascii="Times New Roman" w:hAnsi="Times New Roman" w:cs="Times New Roman"/>
          <w:b/>
          <w:bCs/>
          <w:color w:val="000000"/>
          <w:sz w:val="24"/>
        </w:rPr>
        <w:t>Simonin M, Briand M, Chesneau G, Rochefort A, Marais C, Sarniguet A, Barret M</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2022</w:t>
      </w:r>
      <w:r w:rsidRPr="00E11706">
        <w:rPr>
          <w:rFonts w:ascii="Times New Roman" w:hAnsi="Times New Roman" w:cs="Times New Roman"/>
          <w:color w:val="000000"/>
          <w:sz w:val="24"/>
        </w:rPr>
        <w:t xml:space="preserve">. Seed microbiota revealed by a large-scale meta-analysis including 50 plant species. </w:t>
      </w:r>
      <w:r w:rsidRPr="00E11706">
        <w:rPr>
          <w:rFonts w:ascii="Times New Roman" w:hAnsi="Times New Roman" w:cs="Times New Roman"/>
          <w:i/>
          <w:iCs/>
          <w:color w:val="000000"/>
          <w:sz w:val="24"/>
        </w:rPr>
        <w:t>New Phytologist</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234</w:t>
      </w:r>
      <w:r w:rsidRPr="00E11706">
        <w:rPr>
          <w:rFonts w:ascii="Times New Roman" w:hAnsi="Times New Roman" w:cs="Times New Roman"/>
          <w:color w:val="000000"/>
          <w:sz w:val="24"/>
        </w:rPr>
        <w:t>: 1448–1463.</w:t>
      </w:r>
    </w:p>
    <w:p w:rsidR="00E11706" w:rsidRPr="00E11706" w:rsidRDefault="00E11706" w:rsidP="00E11706">
      <w:pPr>
        <w:pStyle w:val="Bibliography"/>
        <w:rPr>
          <w:rFonts w:ascii="Times New Roman" w:hAnsi="Times New Roman" w:cs="Times New Roman"/>
          <w:color w:val="000000"/>
          <w:sz w:val="24"/>
        </w:rPr>
      </w:pPr>
      <w:r w:rsidRPr="00E11706">
        <w:rPr>
          <w:rFonts w:ascii="Times New Roman" w:hAnsi="Times New Roman" w:cs="Times New Roman"/>
          <w:b/>
          <w:bCs/>
          <w:color w:val="000000"/>
          <w:sz w:val="24"/>
        </w:rPr>
        <w:t>Simonin M, Préveaux A, Marais C, Garin T, Arnault G, Sarniguet A, Barret M</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2023</w:t>
      </w:r>
      <w:r w:rsidRPr="00E11706">
        <w:rPr>
          <w:rFonts w:ascii="Times New Roman" w:hAnsi="Times New Roman" w:cs="Times New Roman"/>
          <w:color w:val="000000"/>
          <w:sz w:val="24"/>
        </w:rPr>
        <w:t xml:space="preserve">. Transmission of synthetic seed bacterial communities to radish seedlings: impact on microbiota assembly and plant phenotype. </w:t>
      </w:r>
      <w:r w:rsidRPr="00E11706">
        <w:rPr>
          <w:rFonts w:ascii="Times New Roman" w:hAnsi="Times New Roman" w:cs="Times New Roman"/>
          <w:i/>
          <w:iCs/>
          <w:color w:val="000000"/>
          <w:sz w:val="24"/>
        </w:rPr>
        <w:t>Peer Community Journal</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3</w:t>
      </w:r>
      <w:r w:rsidRPr="00E11706">
        <w:rPr>
          <w:rFonts w:ascii="Times New Roman" w:hAnsi="Times New Roman" w:cs="Times New Roman"/>
          <w:color w:val="000000"/>
          <w:sz w:val="24"/>
        </w:rPr>
        <w:t>.</w:t>
      </w:r>
    </w:p>
    <w:p w:rsidR="00E11706" w:rsidRPr="00E11706" w:rsidRDefault="00E11706" w:rsidP="00E11706">
      <w:pPr>
        <w:pStyle w:val="Bibliography"/>
        <w:rPr>
          <w:rFonts w:ascii="Times New Roman" w:hAnsi="Times New Roman" w:cs="Times New Roman"/>
          <w:color w:val="000000"/>
          <w:sz w:val="24"/>
        </w:rPr>
      </w:pPr>
      <w:r w:rsidRPr="00E11706">
        <w:rPr>
          <w:rFonts w:ascii="Times New Roman" w:hAnsi="Times New Roman" w:cs="Times New Roman"/>
          <w:b/>
          <w:bCs/>
          <w:color w:val="000000"/>
          <w:sz w:val="24"/>
        </w:rPr>
        <w:t>Singh BK, Trivedi P, Egidi E, Macdonald CA, Delgado-Baquerizo M</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2020</w:t>
      </w:r>
      <w:r w:rsidRPr="00E11706">
        <w:rPr>
          <w:rFonts w:ascii="Times New Roman" w:hAnsi="Times New Roman" w:cs="Times New Roman"/>
          <w:color w:val="000000"/>
          <w:sz w:val="24"/>
        </w:rPr>
        <w:t xml:space="preserve">. Crop microbiome and sustainable agriculture. </w:t>
      </w:r>
      <w:r w:rsidRPr="00E11706">
        <w:rPr>
          <w:rFonts w:ascii="Times New Roman" w:hAnsi="Times New Roman" w:cs="Times New Roman"/>
          <w:i/>
          <w:iCs/>
          <w:color w:val="000000"/>
          <w:sz w:val="24"/>
        </w:rPr>
        <w:t>Nature Reviews Microbiology</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18</w:t>
      </w:r>
      <w:r w:rsidRPr="00E11706">
        <w:rPr>
          <w:rFonts w:ascii="Times New Roman" w:hAnsi="Times New Roman" w:cs="Times New Roman"/>
          <w:color w:val="000000"/>
          <w:sz w:val="24"/>
        </w:rPr>
        <w:t>: 601–602.</w:t>
      </w:r>
    </w:p>
    <w:p w:rsidR="00E11706" w:rsidRPr="00E11706" w:rsidRDefault="00E11706" w:rsidP="00E11706">
      <w:pPr>
        <w:pStyle w:val="Bibliography"/>
        <w:rPr>
          <w:rFonts w:ascii="Times New Roman" w:hAnsi="Times New Roman" w:cs="Times New Roman"/>
          <w:color w:val="000000"/>
          <w:sz w:val="24"/>
        </w:rPr>
      </w:pPr>
      <w:r w:rsidRPr="00E11706">
        <w:rPr>
          <w:rFonts w:ascii="Times New Roman" w:hAnsi="Times New Roman" w:cs="Times New Roman"/>
          <w:b/>
          <w:bCs/>
          <w:color w:val="000000"/>
          <w:sz w:val="24"/>
        </w:rPr>
        <w:t xml:space="preserve">Su P, Kang H, Peng Q, Peng W, Sun S, Du X, Zhang C, Lei Z, Bai L, Tang Q, </w:t>
      </w:r>
      <w:r w:rsidRPr="00E11706">
        <w:rPr>
          <w:rFonts w:ascii="Times New Roman" w:hAnsi="Times New Roman" w:cs="Times New Roman"/>
          <w:b/>
          <w:bCs/>
          <w:i/>
          <w:iCs/>
          <w:color w:val="000000"/>
          <w:sz w:val="24"/>
        </w:rPr>
        <w:t>et al.</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2025</w:t>
      </w:r>
      <w:r w:rsidRPr="00E11706">
        <w:rPr>
          <w:rFonts w:ascii="Times New Roman" w:hAnsi="Times New Roman" w:cs="Times New Roman"/>
          <w:color w:val="000000"/>
          <w:sz w:val="24"/>
        </w:rPr>
        <w:t xml:space="preserve">. Host metabolites explain microbiome variation between different rice genotypes. </w:t>
      </w:r>
      <w:r w:rsidRPr="00E11706">
        <w:rPr>
          <w:rFonts w:ascii="Times New Roman" w:hAnsi="Times New Roman" w:cs="Times New Roman"/>
          <w:i/>
          <w:iCs/>
          <w:color w:val="000000"/>
          <w:sz w:val="24"/>
        </w:rPr>
        <w:t>Microbiome</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13</w:t>
      </w:r>
      <w:r w:rsidRPr="00E11706">
        <w:rPr>
          <w:rFonts w:ascii="Times New Roman" w:hAnsi="Times New Roman" w:cs="Times New Roman"/>
          <w:color w:val="000000"/>
          <w:sz w:val="24"/>
        </w:rPr>
        <w:t>: 185.</w:t>
      </w:r>
    </w:p>
    <w:p w:rsidR="00E11706" w:rsidRPr="00E11706" w:rsidRDefault="00E11706" w:rsidP="00E11706">
      <w:pPr>
        <w:pStyle w:val="Bibliography"/>
        <w:rPr>
          <w:rFonts w:ascii="Times New Roman" w:hAnsi="Times New Roman" w:cs="Times New Roman"/>
          <w:color w:val="000000"/>
          <w:sz w:val="24"/>
        </w:rPr>
      </w:pPr>
      <w:r w:rsidRPr="00E11706">
        <w:rPr>
          <w:rFonts w:ascii="Times New Roman" w:hAnsi="Times New Roman" w:cs="Times New Roman"/>
          <w:b/>
          <w:bCs/>
          <w:color w:val="000000"/>
          <w:sz w:val="24"/>
        </w:rPr>
        <w:t>Su P, Kang H, Peng Q, Wicaksono WA, Berg G, Liu Z, Ma J, Zhang D, Cernava T, Liu Y</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2024</w:t>
      </w:r>
      <w:r w:rsidRPr="00E11706">
        <w:rPr>
          <w:rFonts w:ascii="Times New Roman" w:hAnsi="Times New Roman" w:cs="Times New Roman"/>
          <w:color w:val="000000"/>
          <w:sz w:val="24"/>
        </w:rPr>
        <w:t xml:space="preserve">. Microbiome homeostasis on rice leaves is regulated by a precursor molecule of lignin biosynthesis. </w:t>
      </w:r>
      <w:r w:rsidRPr="00E11706">
        <w:rPr>
          <w:rFonts w:ascii="Times New Roman" w:hAnsi="Times New Roman" w:cs="Times New Roman"/>
          <w:i/>
          <w:iCs/>
          <w:color w:val="000000"/>
          <w:sz w:val="24"/>
        </w:rPr>
        <w:t>Nature Communications</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15</w:t>
      </w:r>
      <w:r w:rsidRPr="00E11706">
        <w:rPr>
          <w:rFonts w:ascii="Times New Roman" w:hAnsi="Times New Roman" w:cs="Times New Roman"/>
          <w:color w:val="000000"/>
          <w:sz w:val="24"/>
        </w:rPr>
        <w:t>: 23.</w:t>
      </w:r>
    </w:p>
    <w:p w:rsidR="00E11706" w:rsidRPr="00E11706" w:rsidRDefault="00E11706" w:rsidP="00E11706">
      <w:pPr>
        <w:pStyle w:val="Bibliography"/>
        <w:rPr>
          <w:rFonts w:ascii="Times New Roman" w:hAnsi="Times New Roman" w:cs="Times New Roman"/>
          <w:color w:val="000000"/>
          <w:sz w:val="24"/>
        </w:rPr>
      </w:pPr>
      <w:r w:rsidRPr="00E11706">
        <w:rPr>
          <w:rFonts w:ascii="Times New Roman" w:hAnsi="Times New Roman" w:cs="Times New Roman"/>
          <w:b/>
          <w:bCs/>
          <w:color w:val="000000"/>
          <w:sz w:val="24"/>
        </w:rPr>
        <w:t>Sulesky-Grieb A, Simonin M, Bintarti AF, Marolleau B, Barret M, Shade A</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2024</w:t>
      </w:r>
      <w:r w:rsidRPr="00E11706">
        <w:rPr>
          <w:rFonts w:ascii="Times New Roman" w:hAnsi="Times New Roman" w:cs="Times New Roman"/>
          <w:color w:val="000000"/>
          <w:sz w:val="24"/>
        </w:rPr>
        <w:t xml:space="preserve">. Stable, multigenerational transmission of the bean seed microbiome despite abiotic stress. </w:t>
      </w:r>
      <w:r w:rsidRPr="00E11706">
        <w:rPr>
          <w:rFonts w:ascii="Times New Roman" w:hAnsi="Times New Roman" w:cs="Times New Roman"/>
          <w:i/>
          <w:iCs/>
          <w:color w:val="000000"/>
          <w:sz w:val="24"/>
        </w:rPr>
        <w:t>mSystems</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9</w:t>
      </w:r>
      <w:r w:rsidRPr="00E11706">
        <w:rPr>
          <w:rFonts w:ascii="Times New Roman" w:hAnsi="Times New Roman" w:cs="Times New Roman"/>
          <w:color w:val="000000"/>
          <w:sz w:val="24"/>
        </w:rPr>
        <w:t>: e00951-24.</w:t>
      </w:r>
    </w:p>
    <w:p w:rsidR="00E11706" w:rsidRPr="00E11706" w:rsidRDefault="00E11706" w:rsidP="00E11706">
      <w:pPr>
        <w:pStyle w:val="Bibliography"/>
        <w:rPr>
          <w:rFonts w:ascii="Times New Roman" w:hAnsi="Times New Roman" w:cs="Times New Roman"/>
          <w:color w:val="000000"/>
          <w:sz w:val="24"/>
        </w:rPr>
      </w:pPr>
      <w:r w:rsidRPr="00E11706">
        <w:rPr>
          <w:rFonts w:ascii="Times New Roman" w:hAnsi="Times New Roman" w:cs="Times New Roman"/>
          <w:b/>
          <w:bCs/>
          <w:color w:val="000000"/>
          <w:sz w:val="24"/>
        </w:rPr>
        <w:t>Trivedi P, Leach JE, Tringe SG, Sa T, Singh BK</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2020</w:t>
      </w:r>
      <w:r w:rsidRPr="00E11706">
        <w:rPr>
          <w:rFonts w:ascii="Times New Roman" w:hAnsi="Times New Roman" w:cs="Times New Roman"/>
          <w:color w:val="000000"/>
          <w:sz w:val="24"/>
        </w:rPr>
        <w:t xml:space="preserve">. Plant–microbiome interactions: from community assembly to plant health. </w:t>
      </w:r>
      <w:r w:rsidRPr="00E11706">
        <w:rPr>
          <w:rFonts w:ascii="Times New Roman" w:hAnsi="Times New Roman" w:cs="Times New Roman"/>
          <w:i/>
          <w:iCs/>
          <w:color w:val="000000"/>
          <w:sz w:val="24"/>
        </w:rPr>
        <w:t>Nature Reviews Microbiology</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18</w:t>
      </w:r>
      <w:r w:rsidRPr="00E11706">
        <w:rPr>
          <w:rFonts w:ascii="Times New Roman" w:hAnsi="Times New Roman" w:cs="Times New Roman"/>
          <w:color w:val="000000"/>
          <w:sz w:val="24"/>
        </w:rPr>
        <w:t>: 607–621.</w:t>
      </w:r>
    </w:p>
    <w:p w:rsidR="00E11706" w:rsidRPr="00E11706" w:rsidRDefault="00E11706" w:rsidP="00E11706">
      <w:pPr>
        <w:pStyle w:val="Bibliography"/>
        <w:rPr>
          <w:rFonts w:ascii="Times New Roman" w:hAnsi="Times New Roman" w:cs="Times New Roman"/>
          <w:color w:val="000000"/>
          <w:sz w:val="24"/>
        </w:rPr>
      </w:pPr>
      <w:r w:rsidRPr="00E11706">
        <w:rPr>
          <w:rFonts w:ascii="Times New Roman" w:hAnsi="Times New Roman" w:cs="Times New Roman"/>
          <w:b/>
          <w:bCs/>
          <w:color w:val="000000"/>
          <w:sz w:val="24"/>
        </w:rPr>
        <w:t>Vandenkoornhuyse P, Quaiser A, Duhamel M, Van AL, Dufresne A</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2015</w:t>
      </w:r>
      <w:r w:rsidRPr="00E11706">
        <w:rPr>
          <w:rFonts w:ascii="Times New Roman" w:hAnsi="Times New Roman" w:cs="Times New Roman"/>
          <w:color w:val="000000"/>
          <w:sz w:val="24"/>
        </w:rPr>
        <w:t xml:space="preserve">. The importance of the microbiome of the plant holobiont. </w:t>
      </w:r>
      <w:r w:rsidRPr="00E11706">
        <w:rPr>
          <w:rFonts w:ascii="Times New Roman" w:hAnsi="Times New Roman" w:cs="Times New Roman"/>
          <w:i/>
          <w:iCs/>
          <w:color w:val="000000"/>
          <w:sz w:val="24"/>
        </w:rPr>
        <w:t>New Phytologist</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206</w:t>
      </w:r>
      <w:r w:rsidRPr="00E11706">
        <w:rPr>
          <w:rFonts w:ascii="Times New Roman" w:hAnsi="Times New Roman" w:cs="Times New Roman"/>
          <w:color w:val="000000"/>
          <w:sz w:val="24"/>
        </w:rPr>
        <w:t>: 1196–1206.</w:t>
      </w:r>
    </w:p>
    <w:p w:rsidR="00E11706" w:rsidRPr="00E11706" w:rsidRDefault="00E11706" w:rsidP="00E11706">
      <w:pPr>
        <w:pStyle w:val="Bibliography"/>
        <w:rPr>
          <w:rFonts w:ascii="Times New Roman" w:hAnsi="Times New Roman" w:cs="Times New Roman"/>
          <w:color w:val="000000"/>
          <w:sz w:val="24"/>
        </w:rPr>
      </w:pPr>
      <w:r w:rsidRPr="00E11706">
        <w:rPr>
          <w:rFonts w:ascii="Times New Roman" w:hAnsi="Times New Roman" w:cs="Times New Roman"/>
          <w:b/>
          <w:bCs/>
          <w:color w:val="000000"/>
          <w:sz w:val="24"/>
        </w:rPr>
        <w:t>Wang X, Li Y, Rensing C, Zhang X</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2025</w:t>
      </w:r>
      <w:r w:rsidRPr="00E11706">
        <w:rPr>
          <w:rFonts w:ascii="Times New Roman" w:hAnsi="Times New Roman" w:cs="Times New Roman"/>
          <w:color w:val="000000"/>
          <w:sz w:val="24"/>
        </w:rPr>
        <w:t xml:space="preserve">. Early inoculation and bacterial community assembly in plants: A review. </w:t>
      </w:r>
      <w:r w:rsidRPr="00E11706">
        <w:rPr>
          <w:rFonts w:ascii="Times New Roman" w:hAnsi="Times New Roman" w:cs="Times New Roman"/>
          <w:i/>
          <w:iCs/>
          <w:color w:val="000000"/>
          <w:sz w:val="24"/>
        </w:rPr>
        <w:t>Microbiological Research</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296</w:t>
      </w:r>
      <w:r w:rsidRPr="00E11706">
        <w:rPr>
          <w:rFonts w:ascii="Times New Roman" w:hAnsi="Times New Roman" w:cs="Times New Roman"/>
          <w:color w:val="000000"/>
          <w:sz w:val="24"/>
        </w:rPr>
        <w:t>: 128141.</w:t>
      </w:r>
    </w:p>
    <w:p w:rsidR="00E11706" w:rsidRPr="00E11706" w:rsidRDefault="00E11706" w:rsidP="00E11706">
      <w:pPr>
        <w:pStyle w:val="Bibliography"/>
        <w:rPr>
          <w:rFonts w:ascii="Times New Roman" w:hAnsi="Times New Roman" w:cs="Times New Roman"/>
          <w:color w:val="000000"/>
          <w:sz w:val="24"/>
        </w:rPr>
      </w:pPr>
      <w:r w:rsidRPr="00E11706">
        <w:rPr>
          <w:rFonts w:ascii="Times New Roman" w:hAnsi="Times New Roman" w:cs="Times New Roman"/>
          <w:b/>
          <w:bCs/>
          <w:color w:val="000000"/>
          <w:sz w:val="24"/>
        </w:rPr>
        <w:t xml:space="preserve">Ward T, Larson J, Meulemans J, Hillmann B, Lynch J, Sidiropoulos D, Spear JR, Caporaso G, Blekhman R, Knight R, </w:t>
      </w:r>
      <w:r w:rsidRPr="00E11706">
        <w:rPr>
          <w:rFonts w:ascii="Times New Roman" w:hAnsi="Times New Roman" w:cs="Times New Roman"/>
          <w:b/>
          <w:bCs/>
          <w:i/>
          <w:iCs/>
          <w:color w:val="000000"/>
          <w:sz w:val="24"/>
        </w:rPr>
        <w:t>et al.</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2017</w:t>
      </w:r>
      <w:r w:rsidRPr="00E11706">
        <w:rPr>
          <w:rFonts w:ascii="Times New Roman" w:hAnsi="Times New Roman" w:cs="Times New Roman"/>
          <w:color w:val="000000"/>
          <w:sz w:val="24"/>
        </w:rPr>
        <w:t>. BugBase predicts organism-level microbiome phenotypes. : 133462.</w:t>
      </w:r>
    </w:p>
    <w:p w:rsidR="00E11706" w:rsidRPr="00E11706" w:rsidRDefault="00E11706" w:rsidP="00E11706">
      <w:pPr>
        <w:pStyle w:val="Bibliography"/>
        <w:rPr>
          <w:rFonts w:ascii="Times New Roman" w:hAnsi="Times New Roman" w:cs="Times New Roman"/>
          <w:color w:val="000000"/>
          <w:sz w:val="24"/>
        </w:rPr>
      </w:pPr>
      <w:r w:rsidRPr="00E11706">
        <w:rPr>
          <w:rFonts w:ascii="Times New Roman" w:hAnsi="Times New Roman" w:cs="Times New Roman"/>
          <w:b/>
          <w:bCs/>
          <w:color w:val="000000"/>
          <w:sz w:val="24"/>
        </w:rPr>
        <w:t>Webb CO, Ackerly DD, McPeek MA, Donoghue MJ</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2002</w:t>
      </w:r>
      <w:r w:rsidRPr="00E11706">
        <w:rPr>
          <w:rFonts w:ascii="Times New Roman" w:hAnsi="Times New Roman" w:cs="Times New Roman"/>
          <w:color w:val="000000"/>
          <w:sz w:val="24"/>
        </w:rPr>
        <w:t xml:space="preserve">. Phylogenies and Community Ecology. </w:t>
      </w:r>
      <w:r w:rsidRPr="00E11706">
        <w:rPr>
          <w:rFonts w:ascii="Times New Roman" w:hAnsi="Times New Roman" w:cs="Times New Roman"/>
          <w:i/>
          <w:iCs/>
          <w:color w:val="000000"/>
          <w:sz w:val="24"/>
        </w:rPr>
        <w:t>Annual Review of Ecology, Evolution, and Systematics</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33</w:t>
      </w:r>
      <w:r w:rsidRPr="00E11706">
        <w:rPr>
          <w:rFonts w:ascii="Times New Roman" w:hAnsi="Times New Roman" w:cs="Times New Roman"/>
          <w:color w:val="000000"/>
          <w:sz w:val="24"/>
        </w:rPr>
        <w:t>: 475–505.</w:t>
      </w:r>
    </w:p>
    <w:p w:rsidR="00E11706" w:rsidRPr="00E11706" w:rsidRDefault="00E11706" w:rsidP="00E11706">
      <w:pPr>
        <w:pStyle w:val="Bibliography"/>
        <w:rPr>
          <w:rFonts w:ascii="Times New Roman" w:hAnsi="Times New Roman" w:cs="Times New Roman"/>
          <w:color w:val="000000"/>
          <w:sz w:val="24"/>
        </w:rPr>
      </w:pPr>
      <w:r w:rsidRPr="00E11706">
        <w:rPr>
          <w:rFonts w:ascii="Times New Roman" w:hAnsi="Times New Roman" w:cs="Times New Roman"/>
          <w:b/>
          <w:bCs/>
          <w:color w:val="000000"/>
          <w:sz w:val="24"/>
        </w:rPr>
        <w:lastRenderedPageBreak/>
        <w:t xml:space="preserve">Wong T, Ly-Trong N, Ren H, Baños H, Roger A, Susko E, Bielow C, De_Maio N, Goldman N, Hahn M, </w:t>
      </w:r>
      <w:r w:rsidRPr="00E11706">
        <w:rPr>
          <w:rFonts w:ascii="Times New Roman" w:hAnsi="Times New Roman" w:cs="Times New Roman"/>
          <w:b/>
          <w:bCs/>
          <w:i/>
          <w:iCs/>
          <w:color w:val="000000"/>
          <w:sz w:val="24"/>
        </w:rPr>
        <w:t>et al.</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2026</w:t>
      </w:r>
      <w:r w:rsidRPr="00E11706">
        <w:rPr>
          <w:rFonts w:ascii="Times New Roman" w:hAnsi="Times New Roman" w:cs="Times New Roman"/>
          <w:color w:val="000000"/>
          <w:sz w:val="24"/>
        </w:rPr>
        <w:t>. IQ-TREE 3: Phylogenomic Inference Software using Complex Evolutionary Models.</w:t>
      </w:r>
    </w:p>
    <w:p w:rsidR="00E11706" w:rsidRPr="00E11706" w:rsidRDefault="00E11706" w:rsidP="00E11706">
      <w:pPr>
        <w:pStyle w:val="Bibliography"/>
        <w:rPr>
          <w:rFonts w:ascii="Times New Roman" w:hAnsi="Times New Roman" w:cs="Times New Roman"/>
          <w:color w:val="000000"/>
          <w:sz w:val="24"/>
        </w:rPr>
      </w:pPr>
      <w:r w:rsidRPr="00E11706">
        <w:rPr>
          <w:rFonts w:ascii="Times New Roman" w:hAnsi="Times New Roman" w:cs="Times New Roman"/>
          <w:b/>
          <w:bCs/>
          <w:color w:val="000000"/>
          <w:sz w:val="24"/>
        </w:rPr>
        <w:t xml:space="preserve">Xu S, Dai Z, Guo P, Fu X, Liu S, Zhou L, Tang W, Feng T, Chen M, Zhan L, </w:t>
      </w:r>
      <w:r w:rsidRPr="00E11706">
        <w:rPr>
          <w:rFonts w:ascii="Times New Roman" w:hAnsi="Times New Roman" w:cs="Times New Roman"/>
          <w:b/>
          <w:bCs/>
          <w:i/>
          <w:iCs/>
          <w:color w:val="000000"/>
          <w:sz w:val="24"/>
        </w:rPr>
        <w:t>et al.</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2021</w:t>
      </w:r>
      <w:r w:rsidRPr="00E11706">
        <w:rPr>
          <w:rFonts w:ascii="Times New Roman" w:hAnsi="Times New Roman" w:cs="Times New Roman"/>
          <w:color w:val="000000"/>
          <w:sz w:val="24"/>
        </w:rPr>
        <w:t xml:space="preserve">. ggtreeExtra: Compact Visualization of Richly Annotated Phylogenetic Data. </w:t>
      </w:r>
      <w:r w:rsidRPr="00E11706">
        <w:rPr>
          <w:rFonts w:ascii="Times New Roman" w:hAnsi="Times New Roman" w:cs="Times New Roman"/>
          <w:i/>
          <w:iCs/>
          <w:color w:val="000000"/>
          <w:sz w:val="24"/>
        </w:rPr>
        <w:t>Molecular Biology and Evolution</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38</w:t>
      </w:r>
      <w:r w:rsidRPr="00E11706">
        <w:rPr>
          <w:rFonts w:ascii="Times New Roman" w:hAnsi="Times New Roman" w:cs="Times New Roman"/>
          <w:color w:val="000000"/>
          <w:sz w:val="24"/>
        </w:rPr>
        <w:t>: 4039–4042.</w:t>
      </w:r>
    </w:p>
    <w:p w:rsidR="00E11706" w:rsidRPr="00E11706" w:rsidRDefault="00E11706" w:rsidP="00E11706">
      <w:pPr>
        <w:pStyle w:val="Bibliography"/>
        <w:rPr>
          <w:rFonts w:ascii="Times New Roman" w:hAnsi="Times New Roman" w:cs="Times New Roman"/>
          <w:color w:val="000000"/>
          <w:sz w:val="24"/>
        </w:rPr>
      </w:pPr>
      <w:r w:rsidRPr="00E11706">
        <w:rPr>
          <w:rFonts w:ascii="Times New Roman" w:hAnsi="Times New Roman" w:cs="Times New Roman"/>
          <w:b/>
          <w:bCs/>
          <w:color w:val="000000"/>
          <w:sz w:val="24"/>
        </w:rPr>
        <w:t>Yilmaz P, Parfrey LW, Yarza P, Gerken J, Pruesse E, Quast C, Schweer T, Peplies J, Ludwig W, Glöckner FO</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2014</w:t>
      </w:r>
      <w:r w:rsidRPr="00E11706">
        <w:rPr>
          <w:rFonts w:ascii="Times New Roman" w:hAnsi="Times New Roman" w:cs="Times New Roman"/>
          <w:color w:val="000000"/>
          <w:sz w:val="24"/>
        </w:rPr>
        <w:t xml:space="preserve">. The SILVA and “All-species Living Tree Project (LTP)” taxonomic frameworks. </w:t>
      </w:r>
      <w:r w:rsidRPr="00E11706">
        <w:rPr>
          <w:rFonts w:ascii="Times New Roman" w:hAnsi="Times New Roman" w:cs="Times New Roman"/>
          <w:i/>
          <w:iCs/>
          <w:color w:val="000000"/>
          <w:sz w:val="24"/>
        </w:rPr>
        <w:t>Nucleic Acids Research</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42</w:t>
      </w:r>
      <w:r w:rsidRPr="00E11706">
        <w:rPr>
          <w:rFonts w:ascii="Times New Roman" w:hAnsi="Times New Roman" w:cs="Times New Roman"/>
          <w:color w:val="000000"/>
          <w:sz w:val="24"/>
        </w:rPr>
        <w:t>: D643–D648.</w:t>
      </w:r>
    </w:p>
    <w:p w:rsidR="00E11706" w:rsidRPr="00E11706" w:rsidRDefault="00E11706" w:rsidP="00E11706">
      <w:pPr>
        <w:pStyle w:val="Bibliography"/>
        <w:rPr>
          <w:rFonts w:ascii="Times New Roman" w:hAnsi="Times New Roman" w:cs="Times New Roman"/>
          <w:color w:val="000000"/>
          <w:sz w:val="24"/>
        </w:rPr>
      </w:pPr>
      <w:r w:rsidRPr="00E11706">
        <w:rPr>
          <w:rFonts w:ascii="Times New Roman" w:hAnsi="Times New Roman" w:cs="Times New Roman"/>
          <w:b/>
          <w:bCs/>
          <w:color w:val="000000"/>
          <w:sz w:val="24"/>
        </w:rPr>
        <w:t>Yu G</w:t>
      </w:r>
      <w:r w:rsidRPr="00E11706">
        <w:rPr>
          <w:rFonts w:ascii="Times New Roman" w:hAnsi="Times New Roman" w:cs="Times New Roman"/>
          <w:color w:val="000000"/>
          <w:sz w:val="24"/>
        </w:rPr>
        <w:t xml:space="preserve">. </w:t>
      </w:r>
      <w:r w:rsidRPr="00E11706">
        <w:rPr>
          <w:rFonts w:ascii="Times New Roman" w:hAnsi="Times New Roman" w:cs="Times New Roman"/>
          <w:b/>
          <w:bCs/>
          <w:color w:val="000000"/>
          <w:sz w:val="24"/>
        </w:rPr>
        <w:t>2022</w:t>
      </w:r>
      <w:r w:rsidRPr="00E11706">
        <w:rPr>
          <w:rFonts w:ascii="Times New Roman" w:hAnsi="Times New Roman" w:cs="Times New Roman"/>
          <w:color w:val="000000"/>
          <w:sz w:val="24"/>
        </w:rPr>
        <w:t xml:space="preserve">. </w:t>
      </w:r>
      <w:r w:rsidRPr="00E11706">
        <w:rPr>
          <w:rFonts w:ascii="Times New Roman" w:hAnsi="Times New Roman" w:cs="Times New Roman"/>
          <w:i/>
          <w:iCs/>
          <w:color w:val="000000"/>
          <w:sz w:val="24"/>
        </w:rPr>
        <w:t>Data Integration, Manipulation and Visualization of Phylogenetic Trees</w:t>
      </w:r>
      <w:r w:rsidRPr="00E11706">
        <w:rPr>
          <w:rFonts w:ascii="Times New Roman" w:hAnsi="Times New Roman" w:cs="Times New Roman"/>
          <w:color w:val="000000"/>
          <w:sz w:val="24"/>
        </w:rPr>
        <w:t>. Boca Ratonsscs: Chapman and Hall/CRC.</w:t>
      </w:r>
    </w:p>
    <w:p w:rsidR="00E11706" w:rsidRPr="00F94504" w:rsidRDefault="00E11706" w:rsidP="00AB0F6E">
      <w:pPr>
        <w:pStyle w:val="Heading1"/>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fldChar w:fldCharType="end"/>
      </w:r>
    </w:p>
    <w:p w:rsidR="0051769B" w:rsidRPr="00754319" w:rsidRDefault="0051769B" w:rsidP="00325D2E">
      <w:pPr>
        <w:pStyle w:val="Bibliography"/>
        <w:rPr>
          <w:rFonts w:ascii="Times New Roman" w:hAnsi="Times New Roman" w:cs="Times New Roman"/>
          <w:color w:val="000000" w:themeColor="text1"/>
          <w:sz w:val="24"/>
          <w:szCs w:val="24"/>
        </w:rPr>
      </w:pPr>
    </w:p>
    <w:p w:rsidR="002614E5" w:rsidRPr="00754319" w:rsidRDefault="002614E5" w:rsidP="00AB0F6E">
      <w:pPr>
        <w:pStyle w:val="Heading1"/>
        <w:spacing w:line="276" w:lineRule="auto"/>
        <w:rPr>
          <w:rFonts w:ascii="Times New Roman" w:hAnsi="Times New Roman" w:cs="Times New Roman"/>
          <w:color w:val="000000" w:themeColor="text1"/>
          <w:sz w:val="24"/>
          <w:szCs w:val="24"/>
        </w:rPr>
      </w:pPr>
    </w:p>
    <w:p w:rsidR="002614E5" w:rsidRPr="00754319" w:rsidRDefault="002614E5" w:rsidP="00AB0F6E">
      <w:pPr>
        <w:pStyle w:val="Bibliography"/>
        <w:spacing w:line="276" w:lineRule="auto"/>
        <w:rPr>
          <w:rFonts w:ascii="Times New Roman" w:hAnsi="Times New Roman" w:cs="Times New Roman"/>
          <w:color w:val="000000" w:themeColor="text1"/>
          <w:sz w:val="24"/>
          <w:szCs w:val="24"/>
        </w:rPr>
        <w:sectPr w:rsidR="002614E5" w:rsidRPr="00754319" w:rsidSect="00002CFC">
          <w:pgSz w:w="11906" w:h="16838"/>
          <w:pgMar w:top="1440" w:right="1134" w:bottom="1134" w:left="1134" w:header="709" w:footer="709" w:gutter="0"/>
          <w:cols w:space="720"/>
          <w:docGrid w:linePitch="360"/>
        </w:sectPr>
      </w:pPr>
    </w:p>
    <w:p w:rsidR="00966C04" w:rsidRPr="002A4CEB" w:rsidRDefault="002F061B" w:rsidP="00AB0F6E">
      <w:pPr>
        <w:spacing w:before="80" w:after="120" w:line="276" w:lineRule="auto"/>
        <w:jc w:val="both"/>
        <w:rPr>
          <w:rFonts w:ascii="Times New Roman" w:hAnsi="Times New Roman" w:cs="Times New Roman"/>
          <w:color w:val="000000" w:themeColor="text1"/>
          <w:sz w:val="24"/>
          <w:szCs w:val="24"/>
        </w:rPr>
      </w:pPr>
      <w:r w:rsidRPr="007D45B1">
        <w:rPr>
          <w:rFonts w:ascii="Times New Roman" w:hAnsi="Times New Roman" w:cs="Times New Roman"/>
          <w:color w:val="000000" w:themeColor="text1"/>
          <w:sz w:val="24"/>
          <w:szCs w:val="24"/>
        </w:rPr>
        <w:lastRenderedPageBreak/>
        <w:t xml:space="preserve">Table </w:t>
      </w:r>
      <w:r w:rsidR="002A4CEB">
        <w:rPr>
          <w:rFonts w:ascii="Times New Roman" w:hAnsi="Times New Roman" w:cs="Times New Roman"/>
          <w:color w:val="000000" w:themeColor="text1"/>
          <w:sz w:val="24"/>
          <w:szCs w:val="24"/>
        </w:rPr>
        <w:t>1</w:t>
      </w:r>
      <w:r w:rsidRPr="002A4CEB">
        <w:rPr>
          <w:rFonts w:ascii="Times New Roman" w:hAnsi="Times New Roman" w:cs="Times New Roman"/>
          <w:color w:val="000000" w:themeColor="text1"/>
          <w:sz w:val="24"/>
          <w:szCs w:val="24"/>
        </w:rPr>
        <w:t>. Univariate PERMANOVA of Bray–</w:t>
      </w:r>
      <w:proofErr w:type="gramStart"/>
      <w:r w:rsidRPr="002A4CEB">
        <w:rPr>
          <w:rFonts w:ascii="Times New Roman" w:hAnsi="Times New Roman" w:cs="Times New Roman"/>
          <w:color w:val="000000" w:themeColor="text1"/>
          <w:sz w:val="24"/>
          <w:szCs w:val="24"/>
        </w:rPr>
        <w:t>Curtis</w:t>
      </w:r>
      <w:proofErr w:type="gramEnd"/>
      <w:r w:rsidRPr="002A4CEB">
        <w:rPr>
          <w:rFonts w:ascii="Times New Roman" w:hAnsi="Times New Roman" w:cs="Times New Roman"/>
          <w:color w:val="000000" w:themeColor="text1"/>
          <w:sz w:val="24"/>
          <w:szCs w:val="24"/>
        </w:rPr>
        <w:t xml:space="preserve"> dissimilarities of CSS-normalised counts, </w:t>
      </w:r>
      <w:r w:rsidR="007D45B1">
        <w:rPr>
          <w:rFonts w:ascii="Times New Roman" w:hAnsi="Times New Roman" w:cs="Times New Roman"/>
          <w:color w:val="000000" w:themeColor="text1"/>
          <w:sz w:val="24"/>
          <w:szCs w:val="24"/>
        </w:rPr>
        <w:t xml:space="preserve">with </w:t>
      </w:r>
      <w:r w:rsidRPr="002A4CEB">
        <w:rPr>
          <w:rFonts w:ascii="Times New Roman" w:hAnsi="Times New Roman" w:cs="Times New Roman"/>
          <w:color w:val="000000" w:themeColor="text1"/>
          <w:sz w:val="24"/>
          <w:szCs w:val="24"/>
        </w:rPr>
        <w:t xml:space="preserve">each variable tested </w:t>
      </w:r>
      <w:r w:rsidR="007D45B1">
        <w:rPr>
          <w:rFonts w:ascii="Times New Roman" w:hAnsi="Times New Roman" w:cs="Times New Roman"/>
          <w:color w:val="000000" w:themeColor="text1"/>
          <w:sz w:val="24"/>
          <w:szCs w:val="24"/>
        </w:rPr>
        <w:t>independently</w:t>
      </w:r>
      <w:r w:rsidRPr="002A4CEB">
        <w:rPr>
          <w:rFonts w:ascii="Times New Roman" w:hAnsi="Times New Roman" w:cs="Times New Roman"/>
          <w:color w:val="000000" w:themeColor="text1"/>
          <w:sz w:val="24"/>
          <w:szCs w:val="24"/>
        </w:rPr>
        <w:t>, at the ASV level (n = 1,879) and genus level (n = 1,727) (999 permutations; p = 0.001).</w:t>
      </w:r>
    </w:p>
    <w:tbl>
      <w:tblPr>
        <w:tblW w:w="9639" w:type="dxa"/>
        <w:tblLook w:val="04A0" w:firstRow="1" w:lastRow="0" w:firstColumn="1" w:lastColumn="0" w:noHBand="0" w:noVBand="1"/>
      </w:tblPr>
      <w:tblGrid>
        <w:gridCol w:w="1900"/>
        <w:gridCol w:w="1361"/>
        <w:gridCol w:w="1842"/>
        <w:gridCol w:w="1418"/>
        <w:gridCol w:w="1984"/>
        <w:gridCol w:w="1134"/>
      </w:tblGrid>
      <w:tr w:rsidR="007D45B1" w:rsidRPr="002A4CEB" w:rsidTr="007D45B1">
        <w:tc>
          <w:tcPr>
            <w:tcW w:w="1900" w:type="dxa"/>
          </w:tcPr>
          <w:p w:rsidR="007D45B1" w:rsidRPr="002A4CEB" w:rsidRDefault="007D45B1" w:rsidP="00AB0F6E">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b/>
                <w:bCs/>
                <w:sz w:val="24"/>
                <w:szCs w:val="24"/>
              </w:rPr>
              <w:t>Variable</w:t>
            </w:r>
          </w:p>
        </w:tc>
        <w:tc>
          <w:tcPr>
            <w:tcW w:w="1361" w:type="dxa"/>
          </w:tcPr>
          <w:p w:rsidR="007D45B1" w:rsidRPr="002A4CEB" w:rsidRDefault="007D45B1" w:rsidP="00AB0F6E">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b/>
                <w:bCs/>
                <w:sz w:val="24"/>
                <w:szCs w:val="24"/>
              </w:rPr>
              <w:t xml:space="preserve">ASV </w:t>
            </w:r>
            <w:r>
              <w:rPr>
                <w:rFonts w:ascii="Times New Roman" w:hAnsi="Times New Roman" w:cs="Times New Roman"/>
                <w:b/>
                <w:bCs/>
                <w:sz w:val="24"/>
                <w:szCs w:val="24"/>
              </w:rPr>
              <w:t>(</w:t>
            </w:r>
            <w:r w:rsidRPr="002A4CEB">
              <w:rPr>
                <w:rFonts w:ascii="Times New Roman" w:hAnsi="Times New Roman" w:cs="Times New Roman"/>
                <w:b/>
                <w:bCs/>
                <w:sz w:val="24"/>
                <w:szCs w:val="24"/>
              </w:rPr>
              <w:t>R²</w:t>
            </w:r>
            <w:r>
              <w:rPr>
                <w:rFonts w:ascii="Times New Roman" w:hAnsi="Times New Roman" w:cs="Times New Roman"/>
                <w:b/>
                <w:bCs/>
                <w:sz w:val="24"/>
                <w:szCs w:val="24"/>
              </w:rPr>
              <w:t>)</w:t>
            </w:r>
          </w:p>
        </w:tc>
        <w:tc>
          <w:tcPr>
            <w:tcW w:w="1842" w:type="dxa"/>
          </w:tcPr>
          <w:p w:rsidR="007D45B1" w:rsidRPr="002A4CEB" w:rsidRDefault="007D45B1" w:rsidP="00AB0F6E">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b/>
                <w:bCs/>
                <w:sz w:val="24"/>
                <w:szCs w:val="24"/>
              </w:rPr>
              <w:t>ASV pseudo-F</w:t>
            </w:r>
          </w:p>
        </w:tc>
        <w:tc>
          <w:tcPr>
            <w:tcW w:w="1418" w:type="dxa"/>
          </w:tcPr>
          <w:p w:rsidR="007D45B1" w:rsidRPr="002A4CEB" w:rsidRDefault="007D45B1" w:rsidP="00AB0F6E">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b/>
                <w:bCs/>
                <w:sz w:val="24"/>
                <w:szCs w:val="24"/>
              </w:rPr>
              <w:t xml:space="preserve">Genus </w:t>
            </w:r>
            <w:r>
              <w:rPr>
                <w:rFonts w:ascii="Times New Roman" w:hAnsi="Times New Roman" w:cs="Times New Roman"/>
                <w:b/>
                <w:bCs/>
                <w:sz w:val="24"/>
                <w:szCs w:val="24"/>
              </w:rPr>
              <w:t>(</w:t>
            </w:r>
            <w:r w:rsidRPr="002A4CEB">
              <w:rPr>
                <w:rFonts w:ascii="Times New Roman" w:hAnsi="Times New Roman" w:cs="Times New Roman"/>
                <w:b/>
                <w:bCs/>
                <w:sz w:val="24"/>
                <w:szCs w:val="24"/>
              </w:rPr>
              <w:t>R²</w:t>
            </w:r>
            <w:r>
              <w:rPr>
                <w:rFonts w:ascii="Times New Roman" w:hAnsi="Times New Roman" w:cs="Times New Roman"/>
                <w:b/>
                <w:bCs/>
                <w:sz w:val="24"/>
                <w:szCs w:val="24"/>
              </w:rPr>
              <w:t>)</w:t>
            </w:r>
          </w:p>
        </w:tc>
        <w:tc>
          <w:tcPr>
            <w:tcW w:w="1984" w:type="dxa"/>
          </w:tcPr>
          <w:p w:rsidR="007D45B1" w:rsidRPr="002A4CEB" w:rsidRDefault="007D45B1" w:rsidP="00AB0F6E">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b/>
                <w:bCs/>
                <w:sz w:val="24"/>
                <w:szCs w:val="24"/>
              </w:rPr>
              <w:t>Genus pseudo-F</w:t>
            </w:r>
          </w:p>
        </w:tc>
        <w:tc>
          <w:tcPr>
            <w:tcW w:w="1134" w:type="dxa"/>
          </w:tcPr>
          <w:p w:rsidR="007D45B1" w:rsidRPr="002A4CEB" w:rsidRDefault="007D45B1" w:rsidP="00AB0F6E">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b/>
                <w:bCs/>
                <w:sz w:val="24"/>
                <w:szCs w:val="24"/>
              </w:rPr>
              <w:t>n (ASV)</w:t>
            </w:r>
          </w:p>
        </w:tc>
      </w:tr>
      <w:tr w:rsidR="007D45B1" w:rsidRPr="002A4CEB" w:rsidTr="007D45B1">
        <w:tc>
          <w:tcPr>
            <w:tcW w:w="1900" w:type="dxa"/>
          </w:tcPr>
          <w:p w:rsidR="007D45B1" w:rsidRPr="002A4CEB" w:rsidRDefault="007D45B1" w:rsidP="00AB0F6E">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sz w:val="24"/>
                <w:szCs w:val="24"/>
              </w:rPr>
              <w:t>Dev</w:t>
            </w:r>
            <w:r>
              <w:rPr>
                <w:rFonts w:ascii="Times New Roman" w:hAnsi="Times New Roman" w:cs="Times New Roman"/>
                <w:sz w:val="24"/>
                <w:szCs w:val="24"/>
              </w:rPr>
              <w:t xml:space="preserve">. </w:t>
            </w:r>
            <w:r w:rsidRPr="002A4CEB">
              <w:rPr>
                <w:rFonts w:ascii="Times New Roman" w:hAnsi="Times New Roman" w:cs="Times New Roman"/>
                <w:sz w:val="24"/>
                <w:szCs w:val="24"/>
              </w:rPr>
              <w:t>stage</w:t>
            </w:r>
          </w:p>
        </w:tc>
        <w:tc>
          <w:tcPr>
            <w:tcW w:w="1361" w:type="dxa"/>
          </w:tcPr>
          <w:p w:rsidR="007D45B1" w:rsidRPr="002A4CEB" w:rsidRDefault="007D45B1" w:rsidP="00AB0F6E">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sz w:val="24"/>
                <w:szCs w:val="24"/>
              </w:rPr>
              <w:t>0.016</w:t>
            </w:r>
          </w:p>
        </w:tc>
        <w:tc>
          <w:tcPr>
            <w:tcW w:w="1842" w:type="dxa"/>
          </w:tcPr>
          <w:p w:rsidR="007D45B1" w:rsidRPr="002A4CEB" w:rsidRDefault="007D45B1" w:rsidP="00AB0F6E">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sz w:val="24"/>
                <w:szCs w:val="24"/>
              </w:rPr>
              <w:t>30.91</w:t>
            </w:r>
          </w:p>
        </w:tc>
        <w:tc>
          <w:tcPr>
            <w:tcW w:w="1418" w:type="dxa"/>
          </w:tcPr>
          <w:p w:rsidR="007D45B1" w:rsidRPr="002A4CEB" w:rsidRDefault="007D45B1" w:rsidP="00AB0F6E">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sz w:val="24"/>
                <w:szCs w:val="24"/>
              </w:rPr>
              <w:t>0.015</w:t>
            </w:r>
          </w:p>
        </w:tc>
        <w:tc>
          <w:tcPr>
            <w:tcW w:w="1984" w:type="dxa"/>
          </w:tcPr>
          <w:p w:rsidR="007D45B1" w:rsidRPr="002A4CEB" w:rsidRDefault="007D45B1" w:rsidP="00AB0F6E">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sz w:val="24"/>
                <w:szCs w:val="24"/>
              </w:rPr>
              <w:t>26.07</w:t>
            </w:r>
          </w:p>
        </w:tc>
        <w:tc>
          <w:tcPr>
            <w:tcW w:w="1134" w:type="dxa"/>
          </w:tcPr>
          <w:p w:rsidR="007D45B1" w:rsidRPr="002A4CEB" w:rsidRDefault="007D45B1" w:rsidP="00AB0F6E">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sz w:val="24"/>
                <w:szCs w:val="24"/>
              </w:rPr>
              <w:t>1,879</w:t>
            </w:r>
          </w:p>
        </w:tc>
      </w:tr>
      <w:tr w:rsidR="007D45B1" w:rsidRPr="002A4CEB" w:rsidTr="007D45B1">
        <w:tc>
          <w:tcPr>
            <w:tcW w:w="1900" w:type="dxa"/>
          </w:tcPr>
          <w:p w:rsidR="007D45B1" w:rsidRPr="002A4CEB" w:rsidRDefault="007D45B1" w:rsidP="00AB0F6E">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sz w:val="24"/>
                <w:szCs w:val="24"/>
              </w:rPr>
              <w:t>Plant family</w:t>
            </w:r>
          </w:p>
        </w:tc>
        <w:tc>
          <w:tcPr>
            <w:tcW w:w="1361" w:type="dxa"/>
          </w:tcPr>
          <w:p w:rsidR="007D45B1" w:rsidRPr="002A4CEB" w:rsidRDefault="007D45B1" w:rsidP="00AB0F6E">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sz w:val="24"/>
                <w:szCs w:val="24"/>
              </w:rPr>
              <w:t>0.060</w:t>
            </w:r>
          </w:p>
        </w:tc>
        <w:tc>
          <w:tcPr>
            <w:tcW w:w="1842" w:type="dxa"/>
          </w:tcPr>
          <w:p w:rsidR="007D45B1" w:rsidRPr="002A4CEB" w:rsidRDefault="007D45B1" w:rsidP="00AB0F6E">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sz w:val="24"/>
                <w:szCs w:val="24"/>
              </w:rPr>
              <w:t>23.85</w:t>
            </w:r>
          </w:p>
        </w:tc>
        <w:tc>
          <w:tcPr>
            <w:tcW w:w="1418" w:type="dxa"/>
          </w:tcPr>
          <w:p w:rsidR="007D45B1" w:rsidRPr="002A4CEB" w:rsidRDefault="007D45B1" w:rsidP="00AB0F6E">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sz w:val="24"/>
                <w:szCs w:val="24"/>
              </w:rPr>
              <w:t>0.054</w:t>
            </w:r>
          </w:p>
        </w:tc>
        <w:tc>
          <w:tcPr>
            <w:tcW w:w="1984" w:type="dxa"/>
          </w:tcPr>
          <w:p w:rsidR="007D45B1" w:rsidRPr="002A4CEB" w:rsidRDefault="007D45B1" w:rsidP="00AB0F6E">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sz w:val="24"/>
                <w:szCs w:val="24"/>
              </w:rPr>
              <w:t>19.57</w:t>
            </w:r>
          </w:p>
        </w:tc>
        <w:tc>
          <w:tcPr>
            <w:tcW w:w="1134" w:type="dxa"/>
          </w:tcPr>
          <w:p w:rsidR="007D45B1" w:rsidRPr="002A4CEB" w:rsidRDefault="007D45B1" w:rsidP="00AB0F6E">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sz w:val="24"/>
                <w:szCs w:val="24"/>
              </w:rPr>
              <w:t>1,879</w:t>
            </w:r>
          </w:p>
        </w:tc>
      </w:tr>
      <w:tr w:rsidR="007D45B1" w:rsidRPr="002A4CEB" w:rsidTr="007D45B1">
        <w:tc>
          <w:tcPr>
            <w:tcW w:w="1900" w:type="dxa"/>
          </w:tcPr>
          <w:p w:rsidR="007D45B1" w:rsidRPr="002A4CEB" w:rsidRDefault="007D45B1" w:rsidP="00AB0F6E">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sz w:val="24"/>
                <w:szCs w:val="24"/>
              </w:rPr>
              <w:t>Host genus</w:t>
            </w:r>
          </w:p>
        </w:tc>
        <w:tc>
          <w:tcPr>
            <w:tcW w:w="1361" w:type="dxa"/>
          </w:tcPr>
          <w:p w:rsidR="007D45B1" w:rsidRPr="002A4CEB" w:rsidRDefault="007D45B1" w:rsidP="00AB0F6E">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sz w:val="24"/>
                <w:szCs w:val="24"/>
              </w:rPr>
              <w:t>0.101</w:t>
            </w:r>
          </w:p>
        </w:tc>
        <w:tc>
          <w:tcPr>
            <w:tcW w:w="1842" w:type="dxa"/>
          </w:tcPr>
          <w:p w:rsidR="007D45B1" w:rsidRPr="002A4CEB" w:rsidRDefault="007D45B1" w:rsidP="00AB0F6E">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sz w:val="24"/>
                <w:szCs w:val="24"/>
              </w:rPr>
              <w:t>18.99</w:t>
            </w:r>
          </w:p>
        </w:tc>
        <w:tc>
          <w:tcPr>
            <w:tcW w:w="1418" w:type="dxa"/>
          </w:tcPr>
          <w:p w:rsidR="007D45B1" w:rsidRPr="002A4CEB" w:rsidRDefault="007D45B1" w:rsidP="00AB0F6E">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sz w:val="24"/>
                <w:szCs w:val="24"/>
              </w:rPr>
              <w:t>0.097</w:t>
            </w:r>
          </w:p>
        </w:tc>
        <w:tc>
          <w:tcPr>
            <w:tcW w:w="1984" w:type="dxa"/>
          </w:tcPr>
          <w:p w:rsidR="007D45B1" w:rsidRPr="002A4CEB" w:rsidRDefault="007D45B1" w:rsidP="00AB0F6E">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sz w:val="24"/>
                <w:szCs w:val="24"/>
              </w:rPr>
              <w:t>16.79</w:t>
            </w:r>
          </w:p>
        </w:tc>
        <w:tc>
          <w:tcPr>
            <w:tcW w:w="1134" w:type="dxa"/>
          </w:tcPr>
          <w:p w:rsidR="007D45B1" w:rsidRPr="002A4CEB" w:rsidRDefault="007D45B1" w:rsidP="00AB0F6E">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sz w:val="24"/>
                <w:szCs w:val="24"/>
              </w:rPr>
              <w:t>1,879</w:t>
            </w:r>
          </w:p>
        </w:tc>
      </w:tr>
    </w:tbl>
    <w:p w:rsidR="00E6375B" w:rsidRDefault="00E6375B" w:rsidP="00AB0F6E">
      <w:pPr>
        <w:spacing w:before="80" w:after="120" w:line="276" w:lineRule="auto"/>
        <w:jc w:val="both"/>
        <w:rPr>
          <w:rFonts w:ascii="Times New Roman" w:hAnsi="Times New Roman" w:cs="Times New Roman"/>
          <w:b/>
          <w:bCs/>
          <w:color w:val="000000" w:themeColor="text1"/>
          <w:sz w:val="24"/>
          <w:szCs w:val="24"/>
        </w:rPr>
      </w:pPr>
    </w:p>
    <w:p w:rsidR="00966C04" w:rsidRPr="002A4CEB" w:rsidRDefault="002F061B" w:rsidP="00AB0F6E">
      <w:pPr>
        <w:spacing w:before="80" w:after="120" w:line="276" w:lineRule="auto"/>
        <w:jc w:val="both"/>
        <w:rPr>
          <w:rFonts w:ascii="Times New Roman" w:hAnsi="Times New Roman" w:cs="Times New Roman"/>
          <w:color w:val="000000" w:themeColor="text1"/>
          <w:sz w:val="24"/>
          <w:szCs w:val="24"/>
        </w:rPr>
      </w:pPr>
      <w:r w:rsidRPr="002A4CEB">
        <w:rPr>
          <w:rFonts w:ascii="Times New Roman" w:hAnsi="Times New Roman" w:cs="Times New Roman"/>
          <w:b/>
          <w:bCs/>
          <w:color w:val="000000" w:themeColor="text1"/>
          <w:sz w:val="24"/>
          <w:szCs w:val="24"/>
        </w:rPr>
        <w:t xml:space="preserve">Table </w:t>
      </w:r>
      <w:r w:rsidR="00E0032E">
        <w:rPr>
          <w:rFonts w:ascii="Times New Roman" w:hAnsi="Times New Roman" w:cs="Times New Roman"/>
          <w:b/>
          <w:bCs/>
          <w:color w:val="000000" w:themeColor="text1"/>
          <w:sz w:val="24"/>
          <w:szCs w:val="24"/>
        </w:rPr>
        <w:t>2</w:t>
      </w:r>
      <w:r w:rsidRPr="002A4CEB">
        <w:rPr>
          <w:rFonts w:ascii="Times New Roman" w:hAnsi="Times New Roman" w:cs="Times New Roman"/>
          <w:b/>
          <w:bCs/>
          <w:color w:val="000000" w:themeColor="text1"/>
          <w:sz w:val="24"/>
          <w:szCs w:val="24"/>
        </w:rPr>
        <w:t>.</w:t>
      </w:r>
      <w:r w:rsidRPr="002A4CEB">
        <w:rPr>
          <w:rFonts w:ascii="Times New Roman" w:hAnsi="Times New Roman" w:cs="Times New Roman"/>
          <w:color w:val="000000" w:themeColor="text1"/>
          <w:sz w:val="24"/>
          <w:szCs w:val="24"/>
        </w:rPr>
        <w:t xml:space="preserve"> Marginal PERMANOVA and variance partitioning of Bray–</w:t>
      </w:r>
      <w:proofErr w:type="gramStart"/>
      <w:r w:rsidRPr="002A4CEB">
        <w:rPr>
          <w:rFonts w:ascii="Times New Roman" w:hAnsi="Times New Roman" w:cs="Times New Roman"/>
          <w:color w:val="000000" w:themeColor="text1"/>
          <w:sz w:val="24"/>
          <w:szCs w:val="24"/>
        </w:rPr>
        <w:t>Curtis</w:t>
      </w:r>
      <w:proofErr w:type="gramEnd"/>
      <w:r w:rsidRPr="002A4CEB">
        <w:rPr>
          <w:rFonts w:ascii="Times New Roman" w:hAnsi="Times New Roman" w:cs="Times New Roman"/>
          <w:color w:val="000000" w:themeColor="text1"/>
          <w:sz w:val="24"/>
          <w:szCs w:val="24"/>
        </w:rPr>
        <w:t xml:space="preserve"> dissimilarities of CSS-normalised counts between host (genus or plant family) and developmental stage, at the ASV level (n = 1,879) and the genus level (n = 1,727). Marginal R² is the variation explained by each term beyond the other (999 permutations; p = 0.001 for every term; F in parentheses); the partition (adjusted R²) gives the variation explained by host</w:t>
      </w:r>
      <w:r w:rsidR="003F4FE4">
        <w:rPr>
          <w:rFonts w:ascii="Times New Roman" w:hAnsi="Times New Roman" w:cs="Times New Roman"/>
          <w:color w:val="000000" w:themeColor="text1"/>
          <w:sz w:val="24"/>
          <w:szCs w:val="24"/>
        </w:rPr>
        <w:t xml:space="preserve"> and </w:t>
      </w:r>
      <w:r w:rsidRPr="002A4CEB">
        <w:rPr>
          <w:rFonts w:ascii="Times New Roman" w:hAnsi="Times New Roman" w:cs="Times New Roman"/>
          <w:color w:val="000000" w:themeColor="text1"/>
          <w:sz w:val="24"/>
          <w:szCs w:val="24"/>
        </w:rPr>
        <w:t>stage,</w:t>
      </w:r>
      <w:r w:rsidR="003F4FE4">
        <w:rPr>
          <w:rFonts w:ascii="Times New Roman" w:hAnsi="Times New Roman" w:cs="Times New Roman"/>
          <w:color w:val="000000" w:themeColor="text1"/>
          <w:sz w:val="24"/>
          <w:szCs w:val="24"/>
        </w:rPr>
        <w:t xml:space="preserve"> individually or</w:t>
      </w:r>
      <w:r w:rsidRPr="002A4CEB">
        <w:rPr>
          <w:rFonts w:ascii="Times New Roman" w:hAnsi="Times New Roman" w:cs="Times New Roman"/>
          <w:color w:val="000000" w:themeColor="text1"/>
          <w:sz w:val="24"/>
          <w:szCs w:val="24"/>
        </w:rPr>
        <w:t xml:space="preserve"> </w:t>
      </w:r>
      <w:r w:rsidR="003F4FE4">
        <w:rPr>
          <w:rFonts w:ascii="Times New Roman" w:hAnsi="Times New Roman" w:cs="Times New Roman"/>
          <w:color w:val="000000" w:themeColor="text1"/>
          <w:sz w:val="24"/>
          <w:szCs w:val="24"/>
        </w:rPr>
        <w:t xml:space="preserve">a combination of </w:t>
      </w:r>
      <w:r w:rsidRPr="002A4CEB">
        <w:rPr>
          <w:rFonts w:ascii="Times New Roman" w:hAnsi="Times New Roman" w:cs="Times New Roman"/>
          <w:color w:val="000000" w:themeColor="text1"/>
          <w:sz w:val="24"/>
          <w:szCs w:val="24"/>
        </w:rPr>
        <w:t>both</w:t>
      </w:r>
      <w:r w:rsidR="003F4FE4">
        <w:rPr>
          <w:rFonts w:ascii="Times New Roman" w:hAnsi="Times New Roman" w:cs="Times New Roman"/>
          <w:color w:val="000000" w:themeColor="text1"/>
          <w:sz w:val="24"/>
          <w:szCs w:val="24"/>
        </w:rPr>
        <w:t xml:space="preserve"> variables</w:t>
      </w:r>
      <w:r w:rsidRPr="002A4CEB">
        <w:rPr>
          <w:rFonts w:ascii="Times New Roman" w:hAnsi="Times New Roman" w:cs="Times New Roman"/>
          <w:color w:val="000000" w:themeColor="text1"/>
          <w:sz w:val="24"/>
          <w:szCs w:val="24"/>
        </w:rPr>
        <w:t>.</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1"/>
        <w:gridCol w:w="1663"/>
        <w:gridCol w:w="1985"/>
        <w:gridCol w:w="1984"/>
        <w:gridCol w:w="1701"/>
      </w:tblGrid>
      <w:tr w:rsidR="00E6375B" w:rsidRPr="002A4CEB" w:rsidTr="007968A8">
        <w:trPr>
          <w:tblHeader/>
        </w:trPr>
        <w:tc>
          <w:tcPr>
            <w:tcW w:w="2301"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rsidR="00E6375B" w:rsidRPr="007968A8" w:rsidRDefault="00E6375B">
            <w:pPr>
              <w:spacing w:line="276" w:lineRule="auto"/>
              <w:rPr>
                <w:rFonts w:ascii="Times New Roman" w:hAnsi="Times New Roman" w:cs="Times New Roman"/>
                <w:b/>
                <w:bCs/>
                <w:color w:val="000000" w:themeColor="text1"/>
                <w:sz w:val="24"/>
                <w:szCs w:val="24"/>
              </w:rPr>
            </w:pPr>
          </w:p>
        </w:tc>
        <w:tc>
          <w:tcPr>
            <w:tcW w:w="1663"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rsidR="00E6375B" w:rsidRPr="007968A8" w:rsidRDefault="00E6375B">
            <w:pPr>
              <w:spacing w:line="276" w:lineRule="auto"/>
              <w:rPr>
                <w:rFonts w:ascii="Times New Roman" w:hAnsi="Times New Roman" w:cs="Times New Roman"/>
                <w:b/>
                <w:bCs/>
                <w:color w:val="000000" w:themeColor="text1"/>
                <w:sz w:val="24"/>
                <w:szCs w:val="24"/>
              </w:rPr>
            </w:pPr>
            <w:r w:rsidRPr="007968A8">
              <w:rPr>
                <w:rFonts w:ascii="Times New Roman" w:hAnsi="Times New Roman" w:cs="Times New Roman"/>
                <w:b/>
                <w:bCs/>
                <w:sz w:val="24"/>
                <w:szCs w:val="24"/>
              </w:rPr>
              <w:t>ASV, host genus</w:t>
            </w:r>
          </w:p>
        </w:tc>
        <w:tc>
          <w:tcPr>
            <w:tcW w:w="1985"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rsidR="00E6375B" w:rsidRPr="007968A8" w:rsidRDefault="00E6375B">
            <w:pPr>
              <w:spacing w:line="276" w:lineRule="auto"/>
              <w:rPr>
                <w:rFonts w:ascii="Times New Roman" w:hAnsi="Times New Roman" w:cs="Times New Roman"/>
                <w:b/>
                <w:bCs/>
                <w:color w:val="000000" w:themeColor="text1"/>
                <w:sz w:val="24"/>
                <w:szCs w:val="24"/>
              </w:rPr>
            </w:pPr>
            <w:r w:rsidRPr="007968A8">
              <w:rPr>
                <w:rFonts w:ascii="Times New Roman" w:hAnsi="Times New Roman" w:cs="Times New Roman"/>
                <w:b/>
                <w:bCs/>
                <w:sz w:val="24"/>
                <w:szCs w:val="24"/>
              </w:rPr>
              <w:t>Genus, host genus</w:t>
            </w:r>
          </w:p>
        </w:tc>
        <w:tc>
          <w:tcPr>
            <w:tcW w:w="1984"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rsidR="00E6375B" w:rsidRPr="007968A8" w:rsidRDefault="00E6375B">
            <w:pPr>
              <w:spacing w:line="276" w:lineRule="auto"/>
              <w:rPr>
                <w:rFonts w:ascii="Times New Roman" w:hAnsi="Times New Roman" w:cs="Times New Roman"/>
                <w:b/>
                <w:bCs/>
                <w:color w:val="000000" w:themeColor="text1"/>
                <w:sz w:val="24"/>
                <w:szCs w:val="24"/>
              </w:rPr>
            </w:pPr>
            <w:r w:rsidRPr="00E6375B">
              <w:rPr>
                <w:rFonts w:ascii="Times New Roman" w:hAnsi="Times New Roman" w:cs="Times New Roman"/>
                <w:b/>
                <w:bCs/>
                <w:sz w:val="24"/>
                <w:szCs w:val="24"/>
              </w:rPr>
              <w:t>ASV, plant family</w:t>
            </w:r>
          </w:p>
        </w:tc>
        <w:tc>
          <w:tcPr>
            <w:tcW w:w="1701"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rsidR="00E6375B" w:rsidRPr="002A4CEB" w:rsidRDefault="00E6375B">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b/>
                <w:bCs/>
                <w:sz w:val="24"/>
                <w:szCs w:val="24"/>
              </w:rPr>
              <w:t>Genus, plant family</w:t>
            </w:r>
          </w:p>
        </w:tc>
      </w:tr>
      <w:tr w:rsidR="00E6375B" w:rsidRPr="002A4CEB" w:rsidTr="007968A8">
        <w:tc>
          <w:tcPr>
            <w:tcW w:w="2301"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E6375B" w:rsidRPr="002A4CEB" w:rsidRDefault="00E6375B">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sz w:val="24"/>
                <w:szCs w:val="24"/>
              </w:rPr>
              <w:t>Marginal R²: host</w:t>
            </w:r>
          </w:p>
        </w:tc>
        <w:tc>
          <w:tcPr>
            <w:tcW w:w="1663"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E6375B" w:rsidRPr="002A4CEB" w:rsidRDefault="00E6375B">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sz w:val="24"/>
                <w:szCs w:val="24"/>
              </w:rPr>
              <w:t>0.090 (16.98)</w:t>
            </w:r>
          </w:p>
        </w:tc>
        <w:tc>
          <w:tcPr>
            <w:tcW w:w="1985"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E6375B" w:rsidRPr="002A4CEB" w:rsidRDefault="00E6375B">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sz w:val="24"/>
                <w:szCs w:val="24"/>
              </w:rPr>
              <w:t>0.086 (14.96)</w:t>
            </w:r>
          </w:p>
        </w:tc>
        <w:tc>
          <w:tcPr>
            <w:tcW w:w="1984"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E6375B" w:rsidRPr="002A4CEB" w:rsidRDefault="00E6375B">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sz w:val="24"/>
                <w:szCs w:val="24"/>
              </w:rPr>
              <w:t>0.055 (22.22)</w:t>
            </w:r>
          </w:p>
        </w:tc>
        <w:tc>
          <w:tcPr>
            <w:tcW w:w="1701"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E6375B" w:rsidRPr="002A4CEB" w:rsidRDefault="00E6375B">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sz w:val="24"/>
                <w:szCs w:val="24"/>
              </w:rPr>
              <w:t>0.051 (18.95)</w:t>
            </w:r>
          </w:p>
        </w:tc>
      </w:tr>
      <w:tr w:rsidR="00E6375B" w:rsidRPr="002A4CEB" w:rsidTr="007968A8">
        <w:tc>
          <w:tcPr>
            <w:tcW w:w="2301"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E6375B" w:rsidRPr="002A4CEB" w:rsidRDefault="00E6375B">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sz w:val="24"/>
                <w:szCs w:val="24"/>
              </w:rPr>
              <w:t>Marginal R²: developmental stage</w:t>
            </w:r>
          </w:p>
        </w:tc>
        <w:tc>
          <w:tcPr>
            <w:tcW w:w="1663"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E6375B" w:rsidRPr="002A4CEB" w:rsidRDefault="00E6375B">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sz w:val="24"/>
                <w:szCs w:val="24"/>
              </w:rPr>
              <w:t>0.0051 (10.67)</w:t>
            </w:r>
          </w:p>
        </w:tc>
        <w:tc>
          <w:tcPr>
            <w:tcW w:w="1985"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E6375B" w:rsidRPr="002A4CEB" w:rsidRDefault="00E6375B">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sz w:val="24"/>
                <w:szCs w:val="24"/>
              </w:rPr>
              <w:t>0.0040 (7.59)</w:t>
            </w:r>
          </w:p>
        </w:tc>
        <w:tc>
          <w:tcPr>
            <w:tcW w:w="1984"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E6375B" w:rsidRPr="002A4CEB" w:rsidRDefault="00E6375B">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sz w:val="24"/>
                <w:szCs w:val="24"/>
              </w:rPr>
              <w:t>0.011 (23.11)</w:t>
            </w:r>
          </w:p>
        </w:tc>
        <w:tc>
          <w:tcPr>
            <w:tcW w:w="1701"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E6375B" w:rsidRPr="002A4CEB" w:rsidRDefault="00E6375B">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sz w:val="24"/>
                <w:szCs w:val="24"/>
              </w:rPr>
              <w:t>0.013 (23.05)</w:t>
            </w:r>
          </w:p>
        </w:tc>
      </w:tr>
      <w:tr w:rsidR="00E6375B" w:rsidRPr="002A4CEB" w:rsidTr="007968A8">
        <w:tc>
          <w:tcPr>
            <w:tcW w:w="2301"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E6375B" w:rsidRPr="002A4CEB" w:rsidRDefault="00E6375B">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sz w:val="24"/>
                <w:szCs w:val="24"/>
              </w:rPr>
              <w:t>Partition: host alone</w:t>
            </w:r>
          </w:p>
        </w:tc>
        <w:tc>
          <w:tcPr>
            <w:tcW w:w="1663"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E6375B" w:rsidRPr="002A4CEB" w:rsidRDefault="00E6375B">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sz w:val="24"/>
                <w:szCs w:val="24"/>
              </w:rPr>
              <w:t>0.084</w:t>
            </w:r>
          </w:p>
        </w:tc>
        <w:tc>
          <w:tcPr>
            <w:tcW w:w="1985"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E6375B" w:rsidRPr="002A4CEB" w:rsidRDefault="00E6375B">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sz w:val="24"/>
                <w:szCs w:val="24"/>
              </w:rPr>
              <w:t>0.081</w:t>
            </w:r>
          </w:p>
        </w:tc>
        <w:tc>
          <w:tcPr>
            <w:tcW w:w="1984"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E6375B" w:rsidRPr="002A4CEB" w:rsidRDefault="00E6375B">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sz w:val="24"/>
                <w:szCs w:val="24"/>
              </w:rPr>
              <w:t>0.053</w:t>
            </w:r>
          </w:p>
        </w:tc>
        <w:tc>
          <w:tcPr>
            <w:tcW w:w="1701"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E6375B" w:rsidRPr="002A4CEB" w:rsidRDefault="00E6375B">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sz w:val="24"/>
                <w:szCs w:val="24"/>
              </w:rPr>
              <w:t>0.049</w:t>
            </w:r>
          </w:p>
        </w:tc>
      </w:tr>
      <w:tr w:rsidR="00E6375B" w:rsidRPr="002A4CEB" w:rsidTr="007968A8">
        <w:tc>
          <w:tcPr>
            <w:tcW w:w="2301"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E6375B" w:rsidRPr="002A4CEB" w:rsidRDefault="00E6375B">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sz w:val="24"/>
                <w:szCs w:val="24"/>
              </w:rPr>
              <w:t>Partition: stage alone</w:t>
            </w:r>
          </w:p>
        </w:tc>
        <w:tc>
          <w:tcPr>
            <w:tcW w:w="1663"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E6375B" w:rsidRPr="002A4CEB" w:rsidRDefault="00E6375B">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sz w:val="24"/>
                <w:szCs w:val="24"/>
              </w:rPr>
              <w:t>0.0047</w:t>
            </w:r>
          </w:p>
        </w:tc>
        <w:tc>
          <w:tcPr>
            <w:tcW w:w="1985"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E6375B" w:rsidRPr="002A4CEB" w:rsidRDefault="00E6375B">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sz w:val="24"/>
                <w:szCs w:val="24"/>
              </w:rPr>
              <w:t>0.0035</w:t>
            </w:r>
          </w:p>
        </w:tc>
        <w:tc>
          <w:tcPr>
            <w:tcW w:w="1984"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E6375B" w:rsidRPr="002A4CEB" w:rsidRDefault="00E6375B">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sz w:val="24"/>
                <w:szCs w:val="24"/>
              </w:rPr>
              <w:t>0.011</w:t>
            </w:r>
          </w:p>
        </w:tc>
        <w:tc>
          <w:tcPr>
            <w:tcW w:w="1701"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E6375B" w:rsidRPr="002A4CEB" w:rsidRDefault="00E6375B">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sz w:val="24"/>
                <w:szCs w:val="24"/>
              </w:rPr>
              <w:t>0.012</w:t>
            </w:r>
          </w:p>
        </w:tc>
      </w:tr>
      <w:tr w:rsidR="00E6375B" w:rsidRPr="002A4CEB" w:rsidTr="007968A8">
        <w:tc>
          <w:tcPr>
            <w:tcW w:w="2301"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E6375B" w:rsidRPr="002A4CEB" w:rsidRDefault="00E6375B">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sz w:val="24"/>
                <w:szCs w:val="24"/>
              </w:rPr>
              <w:t>Partition: shared by host and stage</w:t>
            </w:r>
          </w:p>
        </w:tc>
        <w:tc>
          <w:tcPr>
            <w:tcW w:w="1663"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E6375B" w:rsidRPr="002A4CEB" w:rsidRDefault="00E6375B">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sz w:val="24"/>
                <w:szCs w:val="24"/>
              </w:rPr>
              <w:t>0.011</w:t>
            </w:r>
          </w:p>
        </w:tc>
        <w:tc>
          <w:tcPr>
            <w:tcW w:w="1985"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E6375B" w:rsidRPr="002A4CEB" w:rsidRDefault="00E6375B">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sz w:val="24"/>
                <w:szCs w:val="24"/>
              </w:rPr>
              <w:t>0.011</w:t>
            </w:r>
          </w:p>
        </w:tc>
        <w:tc>
          <w:tcPr>
            <w:tcW w:w="1984"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E6375B" w:rsidRPr="002A4CEB" w:rsidRDefault="00E6375B">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sz w:val="24"/>
                <w:szCs w:val="24"/>
              </w:rPr>
              <w:t>0.0047</w:t>
            </w:r>
          </w:p>
        </w:tc>
        <w:tc>
          <w:tcPr>
            <w:tcW w:w="1701"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E6375B" w:rsidRPr="002A4CEB" w:rsidRDefault="00E6375B">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sz w:val="24"/>
                <w:szCs w:val="24"/>
              </w:rPr>
              <w:t>0.0023</w:t>
            </w:r>
          </w:p>
        </w:tc>
      </w:tr>
      <w:tr w:rsidR="00E6375B" w:rsidRPr="002A4CEB" w:rsidTr="007968A8">
        <w:tc>
          <w:tcPr>
            <w:tcW w:w="2301"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E6375B" w:rsidRPr="002A4CEB" w:rsidRDefault="00E6375B">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sz w:val="24"/>
                <w:szCs w:val="24"/>
              </w:rPr>
              <w:t>Partition: unexplained</w:t>
            </w:r>
          </w:p>
        </w:tc>
        <w:tc>
          <w:tcPr>
            <w:tcW w:w="1663"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E6375B" w:rsidRPr="002A4CEB" w:rsidRDefault="00E6375B">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sz w:val="24"/>
                <w:szCs w:val="24"/>
              </w:rPr>
              <w:t>0.900</w:t>
            </w:r>
          </w:p>
        </w:tc>
        <w:tc>
          <w:tcPr>
            <w:tcW w:w="1985"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E6375B" w:rsidRPr="002A4CEB" w:rsidRDefault="00E6375B">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sz w:val="24"/>
                <w:szCs w:val="24"/>
              </w:rPr>
              <w:t>0.905</w:t>
            </w:r>
          </w:p>
        </w:tc>
        <w:tc>
          <w:tcPr>
            <w:tcW w:w="1984"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E6375B" w:rsidRPr="002A4CEB" w:rsidRDefault="00E6375B">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sz w:val="24"/>
                <w:szCs w:val="24"/>
              </w:rPr>
              <w:t>0.932</w:t>
            </w:r>
          </w:p>
        </w:tc>
        <w:tc>
          <w:tcPr>
            <w:tcW w:w="1701"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E6375B" w:rsidRPr="002A4CEB" w:rsidRDefault="00E6375B">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sz w:val="24"/>
                <w:szCs w:val="24"/>
              </w:rPr>
              <w:t>0.937</w:t>
            </w:r>
          </w:p>
        </w:tc>
      </w:tr>
    </w:tbl>
    <w:p w:rsidR="00015D8D" w:rsidRPr="002A4CEB" w:rsidRDefault="00015D8D" w:rsidP="00AB0F6E">
      <w:pPr>
        <w:spacing w:line="276" w:lineRule="auto"/>
        <w:rPr>
          <w:rFonts w:ascii="Times New Roman" w:hAnsi="Times New Roman" w:cs="Times New Roman"/>
          <w:color w:val="000000" w:themeColor="text1"/>
          <w:sz w:val="24"/>
          <w:szCs w:val="24"/>
        </w:rPr>
      </w:pPr>
    </w:p>
    <w:p w:rsidR="00D340B8" w:rsidRDefault="00D340B8" w:rsidP="00AB0F6E">
      <w:pPr>
        <w:spacing w:before="80" w:after="120" w:line="276" w:lineRule="auto"/>
        <w:jc w:val="both"/>
        <w:rPr>
          <w:rFonts w:ascii="Times New Roman" w:hAnsi="Times New Roman" w:cs="Times New Roman"/>
          <w:color w:val="000000" w:themeColor="text1"/>
          <w:sz w:val="24"/>
          <w:szCs w:val="24"/>
        </w:rPr>
      </w:pPr>
    </w:p>
    <w:p w:rsidR="00D340B8" w:rsidRDefault="00D340B8" w:rsidP="00AB0F6E">
      <w:pPr>
        <w:spacing w:before="80" w:after="120" w:line="276" w:lineRule="auto"/>
        <w:jc w:val="both"/>
        <w:rPr>
          <w:rFonts w:ascii="Times New Roman" w:hAnsi="Times New Roman" w:cs="Times New Roman"/>
          <w:color w:val="000000" w:themeColor="text1"/>
          <w:sz w:val="24"/>
          <w:szCs w:val="24"/>
        </w:rPr>
      </w:pPr>
    </w:p>
    <w:p w:rsidR="00D340B8" w:rsidRDefault="00D340B8" w:rsidP="00AB0F6E">
      <w:pPr>
        <w:spacing w:before="80" w:after="120" w:line="276" w:lineRule="auto"/>
        <w:jc w:val="both"/>
        <w:rPr>
          <w:rFonts w:ascii="Times New Roman" w:hAnsi="Times New Roman" w:cs="Times New Roman"/>
          <w:color w:val="000000" w:themeColor="text1"/>
          <w:sz w:val="24"/>
          <w:szCs w:val="24"/>
        </w:rPr>
      </w:pPr>
    </w:p>
    <w:p w:rsidR="00D340B8" w:rsidRDefault="00D340B8" w:rsidP="00AB0F6E">
      <w:pPr>
        <w:spacing w:before="80" w:after="120" w:line="276" w:lineRule="auto"/>
        <w:jc w:val="both"/>
        <w:rPr>
          <w:rFonts w:ascii="Times New Roman" w:hAnsi="Times New Roman" w:cs="Times New Roman"/>
          <w:color w:val="000000" w:themeColor="text1"/>
          <w:sz w:val="24"/>
          <w:szCs w:val="24"/>
        </w:rPr>
      </w:pPr>
    </w:p>
    <w:p w:rsidR="00D340B8" w:rsidRDefault="00D340B8" w:rsidP="00AB0F6E">
      <w:pPr>
        <w:spacing w:before="80" w:after="120" w:line="276" w:lineRule="auto"/>
        <w:jc w:val="both"/>
        <w:rPr>
          <w:rFonts w:ascii="Times New Roman" w:hAnsi="Times New Roman" w:cs="Times New Roman"/>
          <w:color w:val="000000" w:themeColor="text1"/>
          <w:sz w:val="24"/>
          <w:szCs w:val="24"/>
        </w:rPr>
      </w:pPr>
    </w:p>
    <w:p w:rsidR="00D340B8" w:rsidRDefault="00D340B8" w:rsidP="00AB0F6E">
      <w:pPr>
        <w:spacing w:before="80" w:after="120" w:line="276" w:lineRule="auto"/>
        <w:jc w:val="both"/>
        <w:rPr>
          <w:rFonts w:ascii="Times New Roman" w:hAnsi="Times New Roman" w:cs="Times New Roman"/>
          <w:color w:val="000000" w:themeColor="text1"/>
          <w:sz w:val="24"/>
          <w:szCs w:val="24"/>
        </w:rPr>
      </w:pPr>
    </w:p>
    <w:p w:rsidR="00D340B8" w:rsidRDefault="00D340B8" w:rsidP="00AB0F6E">
      <w:pPr>
        <w:spacing w:before="80" w:after="120" w:line="276" w:lineRule="auto"/>
        <w:jc w:val="both"/>
        <w:rPr>
          <w:rFonts w:ascii="Times New Roman" w:hAnsi="Times New Roman" w:cs="Times New Roman"/>
          <w:color w:val="000000" w:themeColor="text1"/>
          <w:sz w:val="24"/>
          <w:szCs w:val="24"/>
        </w:rPr>
      </w:pPr>
    </w:p>
    <w:p w:rsidR="00D340B8" w:rsidRDefault="00D340B8" w:rsidP="00AB0F6E">
      <w:pPr>
        <w:spacing w:before="80" w:after="120" w:line="276" w:lineRule="auto"/>
        <w:jc w:val="both"/>
        <w:rPr>
          <w:rFonts w:ascii="Times New Roman" w:hAnsi="Times New Roman" w:cs="Times New Roman"/>
          <w:color w:val="000000" w:themeColor="text1"/>
          <w:sz w:val="24"/>
          <w:szCs w:val="24"/>
        </w:rPr>
      </w:pPr>
    </w:p>
    <w:p w:rsidR="00E6375B" w:rsidRDefault="00E6375B" w:rsidP="00AB0F6E">
      <w:pPr>
        <w:spacing w:before="80" w:after="120" w:line="276" w:lineRule="auto"/>
        <w:jc w:val="both"/>
        <w:rPr>
          <w:rFonts w:ascii="Times New Roman" w:hAnsi="Times New Roman" w:cs="Times New Roman"/>
          <w:color w:val="000000" w:themeColor="text1"/>
          <w:sz w:val="24"/>
          <w:szCs w:val="24"/>
        </w:rPr>
      </w:pPr>
    </w:p>
    <w:p w:rsidR="00E6375B" w:rsidRDefault="00E6375B" w:rsidP="00AB0F6E">
      <w:pPr>
        <w:spacing w:before="80" w:after="120" w:line="276" w:lineRule="auto"/>
        <w:jc w:val="both"/>
        <w:rPr>
          <w:rFonts w:ascii="Times New Roman" w:hAnsi="Times New Roman" w:cs="Times New Roman"/>
          <w:color w:val="000000" w:themeColor="text1"/>
          <w:sz w:val="24"/>
          <w:szCs w:val="24"/>
        </w:rPr>
      </w:pPr>
    </w:p>
    <w:p w:rsidR="00966C04" w:rsidRPr="002A4CEB" w:rsidRDefault="002F061B" w:rsidP="00AB0F6E">
      <w:pPr>
        <w:spacing w:before="80" w:after="120" w:line="276" w:lineRule="auto"/>
        <w:jc w:val="both"/>
        <w:rPr>
          <w:rFonts w:ascii="Times New Roman" w:hAnsi="Times New Roman" w:cs="Times New Roman"/>
          <w:color w:val="000000" w:themeColor="text1"/>
          <w:sz w:val="24"/>
          <w:szCs w:val="24"/>
        </w:rPr>
      </w:pPr>
      <w:r w:rsidRPr="00F94504">
        <w:rPr>
          <w:rFonts w:ascii="Times New Roman" w:hAnsi="Times New Roman" w:cs="Times New Roman"/>
          <w:b/>
          <w:bCs/>
          <w:color w:val="000000" w:themeColor="text1"/>
          <w:sz w:val="24"/>
          <w:szCs w:val="24"/>
        </w:rPr>
        <w:lastRenderedPageBreak/>
        <w:t xml:space="preserve">Table </w:t>
      </w:r>
      <w:r w:rsidR="00D340B8" w:rsidRPr="00F94504">
        <w:rPr>
          <w:rFonts w:ascii="Times New Roman" w:hAnsi="Times New Roman" w:cs="Times New Roman"/>
          <w:b/>
          <w:bCs/>
          <w:color w:val="000000" w:themeColor="text1"/>
          <w:sz w:val="24"/>
          <w:szCs w:val="24"/>
        </w:rPr>
        <w:t>3</w:t>
      </w:r>
      <w:r w:rsidRPr="00F94504">
        <w:rPr>
          <w:rFonts w:ascii="Times New Roman" w:hAnsi="Times New Roman" w:cs="Times New Roman"/>
          <w:b/>
          <w:bCs/>
          <w:color w:val="000000" w:themeColor="text1"/>
          <w:sz w:val="24"/>
          <w:szCs w:val="24"/>
        </w:rPr>
        <w:t>.</w:t>
      </w:r>
      <w:r w:rsidRPr="002A4CEB">
        <w:rPr>
          <w:rFonts w:ascii="Times New Roman" w:hAnsi="Times New Roman" w:cs="Times New Roman"/>
          <w:color w:val="000000" w:themeColor="text1"/>
          <w:sz w:val="24"/>
          <w:szCs w:val="24"/>
        </w:rPr>
        <w:t xml:space="preserve"> Stage effect of the ten stage-associated genera that could be estimated in at least three plant families and three host genera: Hedges' g of centred log-ratio abundance (seedlings minus seeds; positive values, higher in seedlings), pooled by random-effects meta-analysis across plant families (Knapp–Hartung) and across host genera (with a random effect of study). k, number of strata; q, Benjamini–Hochberg-adjusted p (Supplementary Table S3).</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0"/>
        <w:gridCol w:w="1040"/>
        <w:gridCol w:w="1828"/>
        <w:gridCol w:w="791"/>
        <w:gridCol w:w="1100"/>
        <w:gridCol w:w="1985"/>
        <w:gridCol w:w="850"/>
      </w:tblGrid>
      <w:tr w:rsidR="00966C04" w:rsidRPr="002A4CEB" w:rsidTr="00F94504">
        <w:trPr>
          <w:trHeight w:val="898"/>
          <w:tblHeader/>
        </w:trPr>
        <w:tc>
          <w:tcPr>
            <w:tcW w:w="204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b/>
                <w:bCs/>
                <w:color w:val="000000" w:themeColor="text1"/>
                <w:sz w:val="24"/>
                <w:szCs w:val="24"/>
              </w:rPr>
              <w:t>Genus</w:t>
            </w:r>
          </w:p>
        </w:tc>
        <w:tc>
          <w:tcPr>
            <w:tcW w:w="104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b/>
                <w:bCs/>
                <w:color w:val="000000" w:themeColor="text1"/>
                <w:sz w:val="24"/>
                <w:szCs w:val="24"/>
              </w:rPr>
              <w:t>Plant families (k)</w:t>
            </w:r>
          </w:p>
        </w:tc>
        <w:tc>
          <w:tcPr>
            <w:tcW w:w="1828"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b/>
                <w:bCs/>
                <w:color w:val="000000" w:themeColor="text1"/>
                <w:sz w:val="24"/>
                <w:szCs w:val="24"/>
              </w:rPr>
              <w:t>Hedges' g (95% CI)</w:t>
            </w:r>
          </w:p>
        </w:tc>
        <w:tc>
          <w:tcPr>
            <w:tcW w:w="791"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b/>
                <w:bCs/>
                <w:color w:val="000000" w:themeColor="text1"/>
                <w:sz w:val="24"/>
                <w:szCs w:val="24"/>
              </w:rPr>
              <w:t>q</w:t>
            </w:r>
          </w:p>
        </w:tc>
        <w:tc>
          <w:tcPr>
            <w:tcW w:w="11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Host genera (k)</w:t>
            </w:r>
          </w:p>
        </w:tc>
        <w:tc>
          <w:tcPr>
            <w:tcW w:w="1985"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Hedges' g (95% CI)</w:t>
            </w:r>
          </w:p>
        </w:tc>
        <w:tc>
          <w:tcPr>
            <w:tcW w:w="85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rsidR="00966C04" w:rsidRPr="002A4CEB" w:rsidRDefault="00000000" w:rsidP="00AB0F6E">
            <w:pPr>
              <w:spacing w:line="276" w:lineRule="auto"/>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q</w:t>
            </w:r>
          </w:p>
        </w:tc>
      </w:tr>
      <w:tr w:rsidR="00966C04" w:rsidRPr="002A4CEB" w:rsidTr="00F94504">
        <w:tc>
          <w:tcPr>
            <w:tcW w:w="20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i/>
                <w:iCs/>
                <w:color w:val="000000" w:themeColor="text1"/>
                <w:sz w:val="24"/>
                <w:szCs w:val="24"/>
              </w:rPr>
              <w:t>Pseudomonas</w:t>
            </w:r>
          </w:p>
        </w:tc>
        <w:tc>
          <w:tcPr>
            <w:tcW w:w="10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color w:val="000000" w:themeColor="text1"/>
                <w:sz w:val="24"/>
                <w:szCs w:val="24"/>
              </w:rPr>
              <w:t>5</w:t>
            </w:r>
          </w:p>
        </w:tc>
        <w:tc>
          <w:tcPr>
            <w:tcW w:w="1828"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color w:val="000000" w:themeColor="text1"/>
                <w:sz w:val="24"/>
                <w:szCs w:val="24"/>
              </w:rPr>
              <w:t>0.60 (−0.31 to 1.51)</w:t>
            </w:r>
          </w:p>
        </w:tc>
        <w:tc>
          <w:tcPr>
            <w:tcW w:w="791"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color w:val="000000" w:themeColor="text1"/>
                <w:sz w:val="24"/>
                <w:szCs w:val="24"/>
              </w:rPr>
              <w:t>0.51</w:t>
            </w:r>
          </w:p>
        </w:tc>
        <w:tc>
          <w:tcPr>
            <w:tcW w:w="1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w:t>
            </w:r>
          </w:p>
        </w:tc>
        <w:tc>
          <w:tcPr>
            <w:tcW w:w="1985"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0.92 (−0.10 to 1.95)</w:t>
            </w:r>
          </w:p>
        </w:tc>
        <w:tc>
          <w:tcPr>
            <w:tcW w:w="85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0.42</w:t>
            </w:r>
          </w:p>
        </w:tc>
      </w:tr>
      <w:tr w:rsidR="00966C04" w:rsidRPr="002A4CEB" w:rsidTr="00F94504">
        <w:tc>
          <w:tcPr>
            <w:tcW w:w="20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i/>
                <w:iCs/>
                <w:color w:val="000000" w:themeColor="text1"/>
                <w:sz w:val="24"/>
                <w:szCs w:val="24"/>
              </w:rPr>
              <w:t>Bacillus</w:t>
            </w:r>
          </w:p>
        </w:tc>
        <w:tc>
          <w:tcPr>
            <w:tcW w:w="10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color w:val="000000" w:themeColor="text1"/>
                <w:sz w:val="24"/>
                <w:szCs w:val="24"/>
              </w:rPr>
              <w:t>5</w:t>
            </w:r>
          </w:p>
        </w:tc>
        <w:tc>
          <w:tcPr>
            <w:tcW w:w="1828"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color w:val="000000" w:themeColor="text1"/>
                <w:sz w:val="24"/>
                <w:szCs w:val="24"/>
              </w:rPr>
              <w:t>0.58 (0.05 to 1.11)</w:t>
            </w:r>
          </w:p>
        </w:tc>
        <w:tc>
          <w:tcPr>
            <w:tcW w:w="791"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color w:val="000000" w:themeColor="text1"/>
                <w:sz w:val="24"/>
                <w:szCs w:val="24"/>
              </w:rPr>
              <w:t>0.35</w:t>
            </w:r>
          </w:p>
        </w:tc>
        <w:tc>
          <w:tcPr>
            <w:tcW w:w="1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w:t>
            </w:r>
          </w:p>
        </w:tc>
        <w:tc>
          <w:tcPr>
            <w:tcW w:w="1985"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0.64 (0.18 to 1.09)</w:t>
            </w:r>
          </w:p>
        </w:tc>
        <w:tc>
          <w:tcPr>
            <w:tcW w:w="85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0.14</w:t>
            </w:r>
          </w:p>
        </w:tc>
      </w:tr>
      <w:tr w:rsidR="00966C04" w:rsidRPr="002A4CEB" w:rsidTr="00F94504">
        <w:tc>
          <w:tcPr>
            <w:tcW w:w="20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i/>
                <w:iCs/>
                <w:color w:val="000000" w:themeColor="text1"/>
                <w:sz w:val="24"/>
                <w:szCs w:val="24"/>
              </w:rPr>
              <w:t>Paenibacillus</w:t>
            </w:r>
          </w:p>
        </w:tc>
        <w:tc>
          <w:tcPr>
            <w:tcW w:w="10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color w:val="000000" w:themeColor="text1"/>
                <w:sz w:val="24"/>
                <w:szCs w:val="24"/>
              </w:rPr>
              <w:t>5</w:t>
            </w:r>
          </w:p>
        </w:tc>
        <w:tc>
          <w:tcPr>
            <w:tcW w:w="1828"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color w:val="000000" w:themeColor="text1"/>
                <w:sz w:val="24"/>
                <w:szCs w:val="24"/>
              </w:rPr>
              <w:t>0.54 (−0.53 to 1.60)</w:t>
            </w:r>
          </w:p>
        </w:tc>
        <w:tc>
          <w:tcPr>
            <w:tcW w:w="791"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color w:val="000000" w:themeColor="text1"/>
                <w:sz w:val="24"/>
                <w:szCs w:val="24"/>
              </w:rPr>
              <w:t>0.59</w:t>
            </w:r>
          </w:p>
        </w:tc>
        <w:tc>
          <w:tcPr>
            <w:tcW w:w="1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w:t>
            </w:r>
          </w:p>
        </w:tc>
        <w:tc>
          <w:tcPr>
            <w:tcW w:w="1985"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0.66 (−0.49 to 1.80)</w:t>
            </w:r>
          </w:p>
        </w:tc>
        <w:tc>
          <w:tcPr>
            <w:tcW w:w="85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0.52</w:t>
            </w:r>
          </w:p>
        </w:tc>
      </w:tr>
      <w:tr w:rsidR="00966C04" w:rsidRPr="002A4CEB" w:rsidTr="00F94504">
        <w:tc>
          <w:tcPr>
            <w:tcW w:w="20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i/>
                <w:iCs/>
                <w:color w:val="000000" w:themeColor="text1"/>
                <w:sz w:val="24"/>
                <w:szCs w:val="24"/>
              </w:rPr>
              <w:t>Massilia</w:t>
            </w:r>
          </w:p>
        </w:tc>
        <w:tc>
          <w:tcPr>
            <w:tcW w:w="10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color w:val="000000" w:themeColor="text1"/>
                <w:sz w:val="24"/>
                <w:szCs w:val="24"/>
              </w:rPr>
              <w:t>5</w:t>
            </w:r>
          </w:p>
        </w:tc>
        <w:tc>
          <w:tcPr>
            <w:tcW w:w="1828"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color w:val="000000" w:themeColor="text1"/>
                <w:sz w:val="24"/>
                <w:szCs w:val="24"/>
              </w:rPr>
              <w:t>0.38 (−0.19 to 0.94)</w:t>
            </w:r>
          </w:p>
        </w:tc>
        <w:tc>
          <w:tcPr>
            <w:tcW w:w="791"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color w:val="000000" w:themeColor="text1"/>
                <w:sz w:val="24"/>
                <w:szCs w:val="24"/>
              </w:rPr>
              <w:t>0.51</w:t>
            </w:r>
          </w:p>
        </w:tc>
        <w:tc>
          <w:tcPr>
            <w:tcW w:w="1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w:t>
            </w:r>
          </w:p>
        </w:tc>
        <w:tc>
          <w:tcPr>
            <w:tcW w:w="1985"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0.19 (−0.29 to 0.67)</w:t>
            </w:r>
          </w:p>
        </w:tc>
        <w:tc>
          <w:tcPr>
            <w:tcW w:w="85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0.61</w:t>
            </w:r>
          </w:p>
        </w:tc>
      </w:tr>
      <w:tr w:rsidR="00966C04" w:rsidRPr="002A4CEB" w:rsidTr="00F94504">
        <w:tc>
          <w:tcPr>
            <w:tcW w:w="20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i/>
                <w:iCs/>
                <w:color w:val="000000" w:themeColor="text1"/>
                <w:sz w:val="24"/>
                <w:szCs w:val="24"/>
              </w:rPr>
              <w:t>Curtobacterium</w:t>
            </w:r>
          </w:p>
        </w:tc>
        <w:tc>
          <w:tcPr>
            <w:tcW w:w="10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color w:val="000000" w:themeColor="text1"/>
                <w:sz w:val="24"/>
                <w:szCs w:val="24"/>
              </w:rPr>
              <w:t>4</w:t>
            </w:r>
          </w:p>
        </w:tc>
        <w:tc>
          <w:tcPr>
            <w:tcW w:w="1828"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color w:val="000000" w:themeColor="text1"/>
                <w:sz w:val="24"/>
                <w:szCs w:val="24"/>
              </w:rPr>
              <w:t>0.17 (−0.22 to 0.55)</w:t>
            </w:r>
          </w:p>
        </w:tc>
        <w:tc>
          <w:tcPr>
            <w:tcW w:w="791"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color w:val="000000" w:themeColor="text1"/>
                <w:sz w:val="24"/>
                <w:szCs w:val="24"/>
              </w:rPr>
              <w:t>0.59</w:t>
            </w:r>
          </w:p>
        </w:tc>
        <w:tc>
          <w:tcPr>
            <w:tcW w:w="1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w:t>
            </w:r>
          </w:p>
        </w:tc>
        <w:tc>
          <w:tcPr>
            <w:tcW w:w="1985"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0.37 (−0.32 to 1.05)</w:t>
            </w:r>
          </w:p>
        </w:tc>
        <w:tc>
          <w:tcPr>
            <w:tcW w:w="85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0.52</w:t>
            </w:r>
          </w:p>
        </w:tc>
      </w:tr>
      <w:tr w:rsidR="00966C04" w:rsidRPr="002A4CEB" w:rsidTr="00F94504">
        <w:tc>
          <w:tcPr>
            <w:tcW w:w="20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i/>
                <w:iCs/>
                <w:color w:val="000000" w:themeColor="text1"/>
                <w:sz w:val="24"/>
                <w:szCs w:val="24"/>
              </w:rPr>
              <w:t>Stenotrophomonas</w:t>
            </w:r>
          </w:p>
        </w:tc>
        <w:tc>
          <w:tcPr>
            <w:tcW w:w="10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color w:val="000000" w:themeColor="text1"/>
                <w:sz w:val="24"/>
                <w:szCs w:val="24"/>
              </w:rPr>
              <w:t>5</w:t>
            </w:r>
          </w:p>
        </w:tc>
        <w:tc>
          <w:tcPr>
            <w:tcW w:w="1828"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color w:val="000000" w:themeColor="text1"/>
                <w:sz w:val="24"/>
                <w:szCs w:val="24"/>
              </w:rPr>
              <w:t>0.10 (−0.71 to 0.91)</w:t>
            </w:r>
          </w:p>
        </w:tc>
        <w:tc>
          <w:tcPr>
            <w:tcW w:w="791"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color w:val="000000" w:themeColor="text1"/>
                <w:sz w:val="24"/>
                <w:szCs w:val="24"/>
              </w:rPr>
              <w:t>0.89</w:t>
            </w:r>
          </w:p>
        </w:tc>
        <w:tc>
          <w:tcPr>
            <w:tcW w:w="1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w:t>
            </w:r>
          </w:p>
        </w:tc>
        <w:tc>
          <w:tcPr>
            <w:tcW w:w="1985"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0.17 (−0.79 to 1.12)</w:t>
            </w:r>
          </w:p>
        </w:tc>
        <w:tc>
          <w:tcPr>
            <w:tcW w:w="85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0.77</w:t>
            </w:r>
          </w:p>
        </w:tc>
      </w:tr>
      <w:tr w:rsidR="00966C04" w:rsidRPr="002A4CEB" w:rsidTr="00F94504">
        <w:tc>
          <w:tcPr>
            <w:tcW w:w="20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i/>
                <w:iCs/>
                <w:color w:val="000000" w:themeColor="text1"/>
                <w:sz w:val="24"/>
                <w:szCs w:val="24"/>
              </w:rPr>
              <w:t>Pantoea</w:t>
            </w:r>
          </w:p>
        </w:tc>
        <w:tc>
          <w:tcPr>
            <w:tcW w:w="10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color w:val="000000" w:themeColor="text1"/>
                <w:sz w:val="24"/>
                <w:szCs w:val="24"/>
              </w:rPr>
              <w:t>6</w:t>
            </w:r>
          </w:p>
        </w:tc>
        <w:tc>
          <w:tcPr>
            <w:tcW w:w="1828"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color w:val="000000" w:themeColor="text1"/>
                <w:sz w:val="24"/>
                <w:szCs w:val="24"/>
              </w:rPr>
              <w:t>0.09 (−0.08 to 0.26)</w:t>
            </w:r>
          </w:p>
        </w:tc>
        <w:tc>
          <w:tcPr>
            <w:tcW w:w="791"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color w:val="000000" w:themeColor="text1"/>
                <w:sz w:val="24"/>
                <w:szCs w:val="24"/>
              </w:rPr>
              <w:t>0.59</w:t>
            </w:r>
          </w:p>
        </w:tc>
        <w:tc>
          <w:tcPr>
            <w:tcW w:w="1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w:t>
            </w:r>
          </w:p>
        </w:tc>
        <w:tc>
          <w:tcPr>
            <w:tcW w:w="1985"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0.45 (−0.35 to 1.26)</w:t>
            </w:r>
          </w:p>
        </w:tc>
        <w:tc>
          <w:tcPr>
            <w:tcW w:w="85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0.52</w:t>
            </w:r>
          </w:p>
        </w:tc>
      </w:tr>
      <w:tr w:rsidR="00966C04" w:rsidRPr="002A4CEB" w:rsidTr="00F94504">
        <w:tc>
          <w:tcPr>
            <w:tcW w:w="20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i/>
                <w:iCs/>
                <w:color w:val="000000" w:themeColor="text1"/>
                <w:sz w:val="24"/>
                <w:szCs w:val="24"/>
              </w:rPr>
              <w:t>Enterobacter</w:t>
            </w:r>
          </w:p>
        </w:tc>
        <w:tc>
          <w:tcPr>
            <w:tcW w:w="10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color w:val="000000" w:themeColor="text1"/>
                <w:sz w:val="24"/>
                <w:szCs w:val="24"/>
              </w:rPr>
              <w:t>4</w:t>
            </w:r>
          </w:p>
        </w:tc>
        <w:tc>
          <w:tcPr>
            <w:tcW w:w="1828"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color w:val="000000" w:themeColor="text1"/>
                <w:sz w:val="24"/>
                <w:szCs w:val="24"/>
              </w:rPr>
              <w:t>0.07 (−1.37 to 1.50)</w:t>
            </w:r>
          </w:p>
        </w:tc>
        <w:tc>
          <w:tcPr>
            <w:tcW w:w="791"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color w:val="000000" w:themeColor="text1"/>
                <w:sz w:val="24"/>
                <w:szCs w:val="24"/>
              </w:rPr>
              <w:t>0.96</w:t>
            </w:r>
          </w:p>
        </w:tc>
        <w:tc>
          <w:tcPr>
            <w:tcW w:w="1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w:t>
            </w:r>
          </w:p>
        </w:tc>
        <w:tc>
          <w:tcPr>
            <w:tcW w:w="1985"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0.32 (−0.65 to 1.28)</w:t>
            </w:r>
          </w:p>
        </w:tc>
        <w:tc>
          <w:tcPr>
            <w:tcW w:w="85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0.61</w:t>
            </w:r>
          </w:p>
        </w:tc>
      </w:tr>
      <w:tr w:rsidR="00966C04" w:rsidRPr="002A4CEB" w:rsidTr="00F94504">
        <w:tc>
          <w:tcPr>
            <w:tcW w:w="20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color w:val="000000" w:themeColor="text1"/>
                <w:sz w:val="24"/>
                <w:szCs w:val="24"/>
              </w:rPr>
              <w:t>Allorhizobium–Rhizobium group</w:t>
            </w:r>
          </w:p>
        </w:tc>
        <w:tc>
          <w:tcPr>
            <w:tcW w:w="10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color w:val="000000" w:themeColor="text1"/>
                <w:sz w:val="24"/>
                <w:szCs w:val="24"/>
              </w:rPr>
              <w:t>4</w:t>
            </w:r>
          </w:p>
        </w:tc>
        <w:tc>
          <w:tcPr>
            <w:tcW w:w="1828"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color w:val="000000" w:themeColor="text1"/>
                <w:sz w:val="24"/>
                <w:szCs w:val="24"/>
              </w:rPr>
              <w:t>−0.11 (−0.93 to 0.71)</w:t>
            </w:r>
          </w:p>
        </w:tc>
        <w:tc>
          <w:tcPr>
            <w:tcW w:w="791"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color w:val="000000" w:themeColor="text1"/>
                <w:sz w:val="24"/>
                <w:szCs w:val="24"/>
              </w:rPr>
              <w:t>0.88</w:t>
            </w:r>
          </w:p>
        </w:tc>
        <w:tc>
          <w:tcPr>
            <w:tcW w:w="1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p>
        </w:tc>
        <w:tc>
          <w:tcPr>
            <w:tcW w:w="1985"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−0.14 (−1.35 to 1.06)</w:t>
            </w:r>
          </w:p>
        </w:tc>
        <w:tc>
          <w:tcPr>
            <w:tcW w:w="85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0.80</w:t>
            </w:r>
          </w:p>
        </w:tc>
      </w:tr>
      <w:tr w:rsidR="00966C04" w:rsidRPr="002A4CEB" w:rsidTr="00F94504">
        <w:tc>
          <w:tcPr>
            <w:tcW w:w="20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i/>
                <w:iCs/>
                <w:color w:val="000000" w:themeColor="text1"/>
                <w:sz w:val="24"/>
                <w:szCs w:val="24"/>
              </w:rPr>
              <w:t>Erwinia</w:t>
            </w:r>
          </w:p>
        </w:tc>
        <w:tc>
          <w:tcPr>
            <w:tcW w:w="104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color w:val="000000" w:themeColor="text1"/>
                <w:sz w:val="24"/>
                <w:szCs w:val="24"/>
              </w:rPr>
              <w:t>5</w:t>
            </w:r>
          </w:p>
        </w:tc>
        <w:tc>
          <w:tcPr>
            <w:tcW w:w="1828"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color w:val="000000" w:themeColor="text1"/>
                <w:sz w:val="24"/>
                <w:szCs w:val="24"/>
              </w:rPr>
              <w:t>−0.19 (−0.66 to 0.29)</w:t>
            </w:r>
          </w:p>
        </w:tc>
        <w:tc>
          <w:tcPr>
            <w:tcW w:w="791"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sidRPr="002A4CEB">
              <w:rPr>
                <w:rFonts w:ascii="Times New Roman" w:hAnsi="Times New Roman" w:cs="Times New Roman"/>
                <w:color w:val="000000" w:themeColor="text1"/>
                <w:sz w:val="24"/>
                <w:szCs w:val="24"/>
              </w:rPr>
              <w:t>0.69</w:t>
            </w:r>
          </w:p>
        </w:tc>
        <w:tc>
          <w:tcPr>
            <w:tcW w:w="1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w:t>
            </w:r>
          </w:p>
        </w:tc>
        <w:tc>
          <w:tcPr>
            <w:tcW w:w="1985"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0.61 (−1.17 to 2.39)</w:t>
            </w:r>
          </w:p>
        </w:tc>
        <w:tc>
          <w:tcPr>
            <w:tcW w:w="85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966C04" w:rsidRPr="002A4CEB" w:rsidRDefault="00000000" w:rsidP="00F94504">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0.61</w:t>
            </w:r>
          </w:p>
        </w:tc>
      </w:tr>
    </w:tbl>
    <w:p w:rsidR="00DD7770" w:rsidRPr="002A4CEB" w:rsidRDefault="00DD7770" w:rsidP="00AB0F6E">
      <w:pPr>
        <w:spacing w:line="276" w:lineRule="auto"/>
        <w:rPr>
          <w:rFonts w:ascii="Times New Roman" w:hAnsi="Times New Roman" w:cs="Times New Roman"/>
          <w:color w:val="000000" w:themeColor="text1"/>
          <w:sz w:val="24"/>
          <w:szCs w:val="24"/>
        </w:rPr>
      </w:pPr>
    </w:p>
    <w:p w:rsidR="00DD7770" w:rsidRDefault="00DD7770" w:rsidP="00AB0F6E">
      <w:pPr>
        <w:spacing w:line="276" w:lineRule="auto"/>
        <w:rPr>
          <w:rFonts w:ascii="Times New Roman" w:hAnsi="Times New Roman" w:cs="Times New Roman"/>
          <w:color w:val="000000" w:themeColor="text1"/>
          <w:sz w:val="24"/>
          <w:szCs w:val="24"/>
        </w:rPr>
      </w:pPr>
    </w:p>
    <w:p w:rsidR="00640A5B" w:rsidRDefault="00640A5B" w:rsidP="00AB0F6E">
      <w:pPr>
        <w:spacing w:line="276" w:lineRule="auto"/>
        <w:rPr>
          <w:rFonts w:ascii="Times New Roman" w:hAnsi="Times New Roman" w:cs="Times New Roman"/>
          <w:color w:val="000000" w:themeColor="text1"/>
          <w:sz w:val="24"/>
          <w:szCs w:val="24"/>
        </w:rPr>
      </w:pPr>
    </w:p>
    <w:p w:rsidR="00640A5B" w:rsidRDefault="00640A5B" w:rsidP="00AB0F6E">
      <w:pPr>
        <w:spacing w:line="276" w:lineRule="auto"/>
        <w:rPr>
          <w:rFonts w:ascii="Times New Roman" w:hAnsi="Times New Roman" w:cs="Times New Roman"/>
          <w:color w:val="000000" w:themeColor="text1"/>
          <w:sz w:val="24"/>
          <w:szCs w:val="24"/>
        </w:rPr>
      </w:pPr>
    </w:p>
    <w:p w:rsidR="00640A5B" w:rsidRDefault="00640A5B" w:rsidP="00AB0F6E">
      <w:pPr>
        <w:spacing w:line="276" w:lineRule="auto"/>
        <w:rPr>
          <w:rFonts w:ascii="Times New Roman" w:hAnsi="Times New Roman" w:cs="Times New Roman"/>
          <w:color w:val="000000" w:themeColor="text1"/>
          <w:sz w:val="24"/>
          <w:szCs w:val="24"/>
        </w:rPr>
      </w:pPr>
    </w:p>
    <w:p w:rsidR="00640A5B" w:rsidRDefault="00640A5B" w:rsidP="00AB0F6E">
      <w:pPr>
        <w:spacing w:line="276" w:lineRule="auto"/>
        <w:rPr>
          <w:rFonts w:ascii="Times New Roman" w:hAnsi="Times New Roman" w:cs="Times New Roman"/>
          <w:color w:val="000000" w:themeColor="text1"/>
          <w:sz w:val="24"/>
          <w:szCs w:val="24"/>
        </w:rPr>
      </w:pPr>
    </w:p>
    <w:p w:rsidR="00640A5B" w:rsidRDefault="00640A5B" w:rsidP="00AB0F6E">
      <w:pPr>
        <w:spacing w:line="276" w:lineRule="auto"/>
        <w:rPr>
          <w:rFonts w:ascii="Times New Roman" w:hAnsi="Times New Roman" w:cs="Times New Roman"/>
          <w:color w:val="000000" w:themeColor="text1"/>
          <w:sz w:val="24"/>
          <w:szCs w:val="24"/>
        </w:rPr>
      </w:pPr>
    </w:p>
    <w:p w:rsidR="00640A5B" w:rsidRDefault="00640A5B" w:rsidP="00AB0F6E">
      <w:pPr>
        <w:spacing w:line="276" w:lineRule="auto"/>
        <w:rPr>
          <w:rFonts w:ascii="Times New Roman" w:hAnsi="Times New Roman" w:cs="Times New Roman"/>
          <w:color w:val="000000" w:themeColor="text1"/>
          <w:sz w:val="24"/>
          <w:szCs w:val="24"/>
        </w:rPr>
      </w:pPr>
    </w:p>
    <w:p w:rsidR="00640A5B" w:rsidRDefault="00640A5B" w:rsidP="00AB0F6E">
      <w:pPr>
        <w:spacing w:line="276" w:lineRule="auto"/>
        <w:rPr>
          <w:rFonts w:ascii="Times New Roman" w:hAnsi="Times New Roman" w:cs="Times New Roman"/>
          <w:color w:val="000000" w:themeColor="text1"/>
          <w:sz w:val="24"/>
          <w:szCs w:val="24"/>
        </w:rPr>
      </w:pPr>
    </w:p>
    <w:p w:rsidR="00F94504" w:rsidRDefault="00F94504" w:rsidP="00AB0F6E">
      <w:pPr>
        <w:spacing w:before="80" w:after="120" w:line="276" w:lineRule="auto"/>
        <w:jc w:val="both"/>
        <w:rPr>
          <w:rFonts w:ascii="Times New Roman" w:hAnsi="Times New Roman" w:cs="Times New Roman"/>
          <w:sz w:val="24"/>
          <w:szCs w:val="24"/>
        </w:rPr>
      </w:pPr>
    </w:p>
    <w:p w:rsidR="00F94504" w:rsidRDefault="00F94504" w:rsidP="00AB0F6E">
      <w:pPr>
        <w:spacing w:before="80" w:after="120" w:line="276" w:lineRule="auto"/>
        <w:jc w:val="both"/>
        <w:rPr>
          <w:rFonts w:ascii="Times New Roman" w:hAnsi="Times New Roman" w:cs="Times New Roman"/>
          <w:sz w:val="24"/>
          <w:szCs w:val="24"/>
        </w:rPr>
      </w:pPr>
    </w:p>
    <w:p w:rsidR="00E6375B" w:rsidRDefault="00E6375B" w:rsidP="00AB0F6E">
      <w:pPr>
        <w:spacing w:before="80" w:after="120" w:line="276" w:lineRule="auto"/>
        <w:jc w:val="both"/>
        <w:rPr>
          <w:rFonts w:ascii="Times New Roman" w:hAnsi="Times New Roman" w:cs="Times New Roman"/>
          <w:color w:val="000000" w:themeColor="text1"/>
          <w:sz w:val="24"/>
          <w:szCs w:val="24"/>
        </w:rPr>
      </w:pPr>
      <w:r w:rsidRPr="002A4CEB">
        <w:rPr>
          <w:rFonts w:ascii="Times New Roman" w:hAnsi="Times New Roman" w:cs="Times New Roman"/>
          <w:b/>
          <w:bCs/>
          <w:color w:val="000000" w:themeColor="text1"/>
          <w:sz w:val="24"/>
          <w:szCs w:val="24"/>
        </w:rPr>
        <w:lastRenderedPageBreak/>
        <w:t>Supplementary figures</w:t>
      </w:r>
    </w:p>
    <w:p w:rsidR="00E6375B" w:rsidRDefault="00E6375B" w:rsidP="00E6375B">
      <w:pPr>
        <w:spacing w:before="80" w:after="120" w:line="276" w:lineRule="auto"/>
        <w:jc w:val="both"/>
        <w:rPr>
          <w:rFonts w:ascii="Times New Roman" w:hAnsi="Times New Roman" w:cs="Times New Roman"/>
          <w:color w:val="000000" w:themeColor="text1"/>
          <w:sz w:val="24"/>
          <w:szCs w:val="24"/>
        </w:rPr>
      </w:pPr>
      <w:r w:rsidRPr="007968A8">
        <w:rPr>
          <w:rFonts w:ascii="Times New Roman" w:hAnsi="Times New Roman" w:cs="Times New Roman"/>
          <w:noProof/>
          <w:color w:val="000000" w:themeColor="text1"/>
          <w:sz w:val="24"/>
          <w:szCs w:val="24"/>
        </w:rPr>
        <w:drawing>
          <wp:inline distT="0" distB="0" distL="0" distR="0" wp14:anchorId="2F511A53" wp14:editId="75365351">
            <wp:extent cx="6120130" cy="6769735"/>
            <wp:effectExtent l="0" t="0" r="1270" b="0"/>
            <wp:docPr id="1093922226" name="Figure 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7601" name="Figure_S7.png"/>
                    <pic:cNvPicPr/>
                  </pic:nvPicPr>
                  <pic:blipFill>
                    <a:blip r:embed="rId18"/>
                    <a:stretch>
                      <a:fillRect/>
                    </a:stretch>
                  </pic:blipFill>
                  <pic:spPr>
                    <a:xfrm>
                      <a:off x="0" y="0"/>
                      <a:ext cx="6120130" cy="6769735"/>
                    </a:xfrm>
                    <a:prstGeom prst="rect">
                      <a:avLst/>
                    </a:prstGeom>
                  </pic:spPr>
                </pic:pic>
              </a:graphicData>
            </a:graphic>
          </wp:inline>
        </w:drawing>
      </w:r>
      <w:r w:rsidRPr="00E6375B">
        <w:rPr>
          <w:rFonts w:ascii="Times New Roman" w:hAnsi="Times New Roman" w:cs="Times New Roman"/>
          <w:color w:val="000000" w:themeColor="text1"/>
          <w:sz w:val="24"/>
          <w:szCs w:val="24"/>
        </w:rPr>
        <w:t xml:space="preserve"> </w:t>
      </w:r>
      <w:r w:rsidRPr="00F94504">
        <w:rPr>
          <w:rFonts w:ascii="Times New Roman" w:hAnsi="Times New Roman" w:cs="Times New Roman"/>
          <w:b/>
          <w:bCs/>
          <w:color w:val="000000" w:themeColor="text1"/>
          <w:sz w:val="24"/>
          <w:szCs w:val="24"/>
        </w:rPr>
        <w:t>Figure S1. Co-occurrence networks of seeds and seedlings.</w:t>
      </w:r>
      <w:r w:rsidRPr="00294D3A">
        <w:rPr>
          <w:rFonts w:ascii="Times New Roman" w:hAnsi="Times New Roman" w:cs="Times New Roman"/>
          <w:color w:val="000000" w:themeColor="text1"/>
          <w:sz w:val="24"/>
          <w:szCs w:val="24"/>
        </w:rPr>
        <w:t xml:space="preserve"> Networks of the 50 most abundant ASVs of each developmental stage, built separately for seeds (A; 1,282 samples) and seedlings (B; 602 samples) and drawn by connected module. Nodes are ASVs, coloured by genus and sized by degree; edges are Spearman correlations with |ρ| ≥ 0.6 and adjusted p &lt; 0.05 within the stage. Each grey disc holds one module, and the modules are arranged by their number of ASVs, from the largest to the smallest; the genera that make up each module are named in the </w:t>
      </w:r>
      <w:r w:rsidR="00F94504">
        <w:rPr>
          <w:rFonts w:ascii="Times New Roman" w:hAnsi="Times New Roman" w:cs="Times New Roman"/>
          <w:color w:val="000000" w:themeColor="text1"/>
          <w:sz w:val="24"/>
          <w:szCs w:val="24"/>
        </w:rPr>
        <w:t>r</w:t>
      </w:r>
      <w:r w:rsidRPr="00294D3A">
        <w:rPr>
          <w:rFonts w:ascii="Times New Roman" w:hAnsi="Times New Roman" w:cs="Times New Roman"/>
          <w:color w:val="000000" w:themeColor="text1"/>
          <w:sz w:val="24"/>
          <w:szCs w:val="24"/>
        </w:rPr>
        <w:t>esults.</w:t>
      </w:r>
    </w:p>
    <w:p w:rsidR="00640A5B" w:rsidRPr="00F94504" w:rsidRDefault="00640A5B" w:rsidP="00AB0F6E">
      <w:pPr>
        <w:spacing w:before="80" w:after="120" w:line="276" w:lineRule="auto"/>
        <w:jc w:val="both"/>
        <w:rPr>
          <w:rFonts w:ascii="Times New Roman" w:hAnsi="Times New Roman" w:cs="Times New Roman"/>
          <w:color w:val="000000" w:themeColor="text1"/>
          <w:sz w:val="24"/>
          <w:szCs w:val="24"/>
        </w:rPr>
      </w:pPr>
    </w:p>
    <w:p w:rsidR="0018659B" w:rsidRPr="00F94504" w:rsidRDefault="00000000" w:rsidP="00AB0F6E">
      <w:pPr>
        <w:keepNext/>
        <w:pageBreakBefore/>
        <w:spacing w:before="240" w:after="120" w:line="276" w:lineRule="auto"/>
        <w:jc w:val="center"/>
        <w:rPr>
          <w:rFonts w:ascii="Times New Roman" w:hAnsi="Times New Roman" w:cs="Times New Roman"/>
          <w:sz w:val="24"/>
          <w:szCs w:val="24"/>
        </w:rPr>
      </w:pPr>
      <w:r w:rsidRPr="007968A8">
        <w:rPr>
          <w:rFonts w:ascii="Times New Roman" w:hAnsi="Times New Roman" w:cs="Times New Roman"/>
          <w:noProof/>
          <w:color w:val="000000" w:themeColor="text1"/>
          <w:sz w:val="24"/>
          <w:szCs w:val="24"/>
        </w:rPr>
        <w:lastRenderedPageBreak/>
        <w:drawing>
          <wp:inline distT="0" distB="0" distL="0" distR="0" wp14:anchorId="3F579B3C" wp14:editId="1EEB2BE2">
            <wp:extent cx="6120130" cy="8148582"/>
            <wp:effectExtent l="0" t="0" r="1270" b="635"/>
            <wp:docPr id="1731806312" name="Figure 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7602" name="Figure_S2.png"/>
                    <pic:cNvPicPr/>
                  </pic:nvPicPr>
                  <pic:blipFill>
                    <a:blip r:embed="rId19"/>
                    <a:stretch>
                      <a:fillRect/>
                    </a:stretch>
                  </pic:blipFill>
                  <pic:spPr>
                    <a:xfrm>
                      <a:off x="0" y="0"/>
                      <a:ext cx="6120130" cy="8148582"/>
                    </a:xfrm>
                    <a:prstGeom prst="rect">
                      <a:avLst/>
                    </a:prstGeom>
                  </pic:spPr>
                </pic:pic>
              </a:graphicData>
            </a:graphic>
          </wp:inline>
        </w:drawing>
      </w:r>
    </w:p>
    <w:p w:rsidR="0018659B" w:rsidRPr="00F94504" w:rsidRDefault="00000000" w:rsidP="00AB0F6E">
      <w:pPr>
        <w:spacing w:before="80" w:after="120" w:line="276" w:lineRule="auto"/>
        <w:jc w:val="both"/>
        <w:rPr>
          <w:rFonts w:ascii="Times New Roman" w:hAnsi="Times New Roman" w:cs="Times New Roman"/>
          <w:color w:val="000000" w:themeColor="text1"/>
          <w:sz w:val="24"/>
          <w:szCs w:val="24"/>
        </w:rPr>
      </w:pPr>
      <w:r w:rsidRPr="00F94504">
        <w:rPr>
          <w:rFonts w:ascii="Times New Roman" w:hAnsi="Times New Roman" w:cs="Times New Roman"/>
          <w:b/>
          <w:bCs/>
          <w:color w:val="000000" w:themeColor="text1"/>
          <w:sz w:val="24"/>
          <w:szCs w:val="24"/>
        </w:rPr>
        <w:t>Figure S</w:t>
      </w:r>
      <w:r w:rsidRPr="00864AA6">
        <w:rPr>
          <w:rFonts w:ascii="Times New Roman" w:hAnsi="Times New Roman" w:cs="Times New Roman"/>
          <w:b/>
          <w:bCs/>
          <w:color w:val="000000" w:themeColor="text1"/>
          <w:sz w:val="24"/>
          <w:szCs w:val="24"/>
        </w:rPr>
        <w:t>2. What structures the communities: explained variance, and study</w:t>
      </w:r>
      <w:r w:rsidRPr="00F94504">
        <w:rPr>
          <w:rFonts w:ascii="Times New Roman" w:hAnsi="Times New Roman" w:cs="Times New Roman"/>
          <w:color w:val="000000" w:themeColor="text1"/>
          <w:sz w:val="24"/>
          <w:szCs w:val="24"/>
        </w:rPr>
        <w:t xml:space="preserve"> </w:t>
      </w:r>
      <w:r w:rsidRPr="00F94504">
        <w:rPr>
          <w:rFonts w:ascii="Times New Roman" w:hAnsi="Times New Roman" w:cs="Times New Roman"/>
          <w:b/>
          <w:bCs/>
          <w:color w:val="000000" w:themeColor="text1"/>
          <w:sz w:val="24"/>
          <w:szCs w:val="24"/>
        </w:rPr>
        <w:t xml:space="preserve">and host within each stage. </w:t>
      </w:r>
      <w:r w:rsidRPr="00F94504">
        <w:rPr>
          <w:rFonts w:ascii="Times New Roman" w:hAnsi="Times New Roman" w:cs="Times New Roman"/>
          <w:color w:val="000000" w:themeColor="text1"/>
          <w:sz w:val="24"/>
          <w:szCs w:val="24"/>
        </w:rPr>
        <w:t xml:space="preserve">A, PERMANOVA R² of each variable alone (developmental stage, plant family, </w:t>
      </w:r>
      <w:r w:rsidRPr="00864AA6">
        <w:rPr>
          <w:rFonts w:ascii="Times New Roman" w:hAnsi="Times New Roman" w:cs="Times New Roman"/>
          <w:color w:val="000000" w:themeColor="text1"/>
          <w:sz w:val="24"/>
          <w:szCs w:val="24"/>
        </w:rPr>
        <w:t>and host genus</w:t>
      </w:r>
      <w:r w:rsidRPr="00F94504">
        <w:rPr>
          <w:rFonts w:ascii="Times New Roman" w:hAnsi="Times New Roman" w:cs="Times New Roman"/>
          <w:color w:val="000000" w:themeColor="text1"/>
          <w:sz w:val="24"/>
          <w:szCs w:val="24"/>
        </w:rPr>
        <w:t>), at genus and at ASV level (999 permutations). B, Variance partitioning between host (as host genus</w:t>
      </w:r>
      <w:r w:rsidRPr="00864AA6">
        <w:rPr>
          <w:rFonts w:ascii="Times New Roman" w:hAnsi="Times New Roman" w:cs="Times New Roman"/>
          <w:color w:val="000000" w:themeColor="text1"/>
          <w:sz w:val="24"/>
          <w:szCs w:val="24"/>
        </w:rPr>
        <w:t xml:space="preserve"> or plant family) and developmental stage (adjusted R²), at genus and at ASV level</w:t>
      </w:r>
      <w:r w:rsidRPr="00F94504">
        <w:rPr>
          <w:rFonts w:ascii="Times New Roman" w:hAnsi="Times New Roman" w:cs="Times New Roman"/>
          <w:color w:val="000000" w:themeColor="text1"/>
          <w:sz w:val="24"/>
          <w:szCs w:val="24"/>
        </w:rPr>
        <w:t xml:space="preserve">. </w:t>
      </w:r>
      <w:r w:rsidRPr="00F94504">
        <w:rPr>
          <w:rFonts w:ascii="Times New Roman" w:hAnsi="Times New Roman" w:cs="Times New Roman"/>
          <w:b/>
          <w:bCs/>
          <w:color w:val="000000" w:themeColor="text1"/>
          <w:sz w:val="24"/>
          <w:szCs w:val="24"/>
        </w:rPr>
        <w:t>C, D</w:t>
      </w:r>
      <w:r w:rsidRPr="00F94504">
        <w:rPr>
          <w:rFonts w:ascii="Times New Roman" w:hAnsi="Times New Roman" w:cs="Times New Roman"/>
          <w:color w:val="000000" w:themeColor="text1"/>
          <w:sz w:val="24"/>
          <w:szCs w:val="24"/>
        </w:rPr>
        <w:t xml:space="preserve">, </w:t>
      </w:r>
      <w:r w:rsidRPr="00F94504">
        <w:rPr>
          <w:rFonts w:ascii="Times New Roman" w:hAnsi="Times New Roman" w:cs="Times New Roman"/>
          <w:color w:val="000000" w:themeColor="text1"/>
          <w:sz w:val="24"/>
          <w:szCs w:val="24"/>
        </w:rPr>
        <w:lastRenderedPageBreak/>
        <w:t>Principal coordinates analysis of Bray–</w:t>
      </w:r>
      <w:proofErr w:type="gramStart"/>
      <w:r w:rsidRPr="00F94504">
        <w:rPr>
          <w:rFonts w:ascii="Times New Roman" w:hAnsi="Times New Roman" w:cs="Times New Roman"/>
          <w:color w:val="000000" w:themeColor="text1"/>
          <w:sz w:val="24"/>
          <w:szCs w:val="24"/>
        </w:rPr>
        <w:t>Curtis</w:t>
      </w:r>
      <w:proofErr w:type="gramEnd"/>
      <w:r w:rsidRPr="00F94504">
        <w:rPr>
          <w:rFonts w:ascii="Times New Roman" w:hAnsi="Times New Roman" w:cs="Times New Roman"/>
          <w:color w:val="000000" w:themeColor="text1"/>
          <w:sz w:val="24"/>
          <w:szCs w:val="24"/>
        </w:rPr>
        <w:t xml:space="preserve"> dissimilarities (cumulative sum scaling, genus level), computed separately for seeds (C) and seedlings (D), as in Figure 2B–</w:t>
      </w:r>
      <w:r w:rsidRPr="00864AA6">
        <w:rPr>
          <w:rFonts w:ascii="Times New Roman" w:hAnsi="Times New Roman" w:cs="Times New Roman"/>
          <w:color w:val="000000" w:themeColor="text1"/>
          <w:sz w:val="24"/>
          <w:szCs w:val="24"/>
        </w:rPr>
        <w:t>E</w:t>
      </w:r>
      <w:r w:rsidRPr="00F94504">
        <w:rPr>
          <w:rFonts w:ascii="Times New Roman" w:hAnsi="Times New Roman" w:cs="Times New Roman"/>
          <w:color w:val="000000" w:themeColor="text1"/>
          <w:sz w:val="24"/>
          <w:szCs w:val="24"/>
        </w:rPr>
        <w:t xml:space="preserve">, and coloured by study. </w:t>
      </w:r>
      <w:r w:rsidRPr="00F94504">
        <w:rPr>
          <w:rFonts w:ascii="Times New Roman" w:hAnsi="Times New Roman" w:cs="Times New Roman"/>
          <w:b/>
          <w:bCs/>
          <w:color w:val="000000" w:themeColor="text1"/>
          <w:sz w:val="24"/>
          <w:szCs w:val="24"/>
        </w:rPr>
        <w:t>E–</w:t>
      </w:r>
      <w:r w:rsidRPr="00864AA6">
        <w:rPr>
          <w:rFonts w:ascii="Times New Roman" w:hAnsi="Times New Roman" w:cs="Times New Roman"/>
          <w:color w:val="000000" w:themeColor="text1"/>
          <w:sz w:val="24"/>
          <w:szCs w:val="24"/>
        </w:rPr>
        <w:t xml:space="preserve">J, </w:t>
      </w:r>
      <w:proofErr w:type="gramStart"/>
      <w:r w:rsidRPr="00864AA6">
        <w:rPr>
          <w:rFonts w:ascii="Times New Roman" w:hAnsi="Times New Roman" w:cs="Times New Roman"/>
          <w:color w:val="000000" w:themeColor="text1"/>
          <w:sz w:val="24"/>
          <w:szCs w:val="24"/>
        </w:rPr>
        <w:t>The</w:t>
      </w:r>
      <w:proofErr w:type="gramEnd"/>
      <w:r w:rsidRPr="00864AA6">
        <w:rPr>
          <w:rFonts w:ascii="Times New Roman" w:hAnsi="Times New Roman" w:cs="Times New Roman"/>
          <w:color w:val="000000" w:themeColor="text1"/>
          <w:sz w:val="24"/>
          <w:szCs w:val="24"/>
        </w:rPr>
        <w:t xml:space="preserve"> same at ASV level, for seeds (E–G) and seedlings (H–J), coloured by study (E, H), host genus (F, I) and plant family (G, J)</w:t>
      </w:r>
      <w:r w:rsidRPr="00F94504">
        <w:rPr>
          <w:rFonts w:ascii="Times New Roman" w:hAnsi="Times New Roman" w:cs="Times New Roman"/>
          <w:color w:val="000000" w:themeColor="text1"/>
          <w:sz w:val="24"/>
          <w:szCs w:val="24"/>
        </w:rPr>
        <w:t>. R² and p of the PERMANOVA of the variable within the stage are given on each panel (999 permutations). Each stage has its own axes.</w:t>
      </w:r>
    </w:p>
    <w:p w:rsidR="0018659B" w:rsidRPr="00F94504" w:rsidRDefault="00000000" w:rsidP="00AB0F6E">
      <w:pPr>
        <w:keepNext/>
        <w:pageBreakBefore/>
        <w:spacing w:before="240" w:after="120" w:line="276" w:lineRule="auto"/>
        <w:jc w:val="center"/>
        <w:rPr>
          <w:rFonts w:ascii="Times New Roman" w:hAnsi="Times New Roman" w:cs="Times New Roman"/>
          <w:sz w:val="24"/>
          <w:szCs w:val="24"/>
        </w:rPr>
      </w:pPr>
      <w:r w:rsidRPr="007968A8">
        <w:rPr>
          <w:rFonts w:ascii="Times New Roman" w:hAnsi="Times New Roman" w:cs="Times New Roman"/>
          <w:noProof/>
          <w:color w:val="000000" w:themeColor="text1"/>
          <w:sz w:val="24"/>
          <w:szCs w:val="24"/>
        </w:rPr>
        <w:lastRenderedPageBreak/>
        <w:drawing>
          <wp:inline distT="0" distB="0" distL="0" distR="0" wp14:anchorId="3F579B3C" wp14:editId="1EEB2BE2">
            <wp:extent cx="6120130" cy="6296094"/>
            <wp:effectExtent l="0" t="0" r="1270" b="635"/>
            <wp:docPr id="147207309" name="Figure 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7309" name="Figure_S4.png"/>
                    <pic:cNvPicPr/>
                  </pic:nvPicPr>
                  <pic:blipFill>
                    <a:blip r:embed="rId20"/>
                    <a:stretch>
                      <a:fillRect/>
                    </a:stretch>
                  </pic:blipFill>
                  <pic:spPr>
                    <a:xfrm>
                      <a:off x="0" y="0"/>
                      <a:ext cx="6120130" cy="6296094"/>
                    </a:xfrm>
                    <a:prstGeom prst="rect">
                      <a:avLst/>
                    </a:prstGeom>
                  </pic:spPr>
                </pic:pic>
              </a:graphicData>
            </a:graphic>
          </wp:inline>
        </w:drawing>
      </w:r>
    </w:p>
    <w:p w:rsidR="0018659B" w:rsidRPr="00640A5B" w:rsidRDefault="00000000" w:rsidP="00AB0F6E">
      <w:pPr>
        <w:spacing w:before="80" w:after="120" w:line="276" w:lineRule="auto"/>
        <w:jc w:val="both"/>
        <w:rPr>
          <w:rFonts w:ascii="Times New Roman" w:hAnsi="Times New Roman" w:cs="Times New Roman"/>
          <w:color w:val="000000" w:themeColor="text1"/>
          <w:sz w:val="24"/>
          <w:szCs w:val="24"/>
        </w:rPr>
      </w:pPr>
      <w:r w:rsidRPr="00F94504">
        <w:rPr>
          <w:rFonts w:ascii="Times New Roman" w:hAnsi="Times New Roman" w:cs="Times New Roman"/>
          <w:b/>
          <w:bCs/>
          <w:color w:val="000000" w:themeColor="text1"/>
          <w:sz w:val="24"/>
          <w:szCs w:val="24"/>
        </w:rPr>
        <w:t>Figure S</w:t>
      </w:r>
      <w:r w:rsidRPr="00864AA6">
        <w:rPr>
          <w:rFonts w:ascii="Times New Roman" w:hAnsi="Times New Roman" w:cs="Times New Roman"/>
          <w:color w:val="000000" w:themeColor="text1"/>
          <w:sz w:val="24"/>
          <w:szCs w:val="24"/>
        </w:rPr>
        <w:t>3</w:t>
      </w:r>
      <w:r w:rsidRPr="00640A5B">
        <w:rPr>
          <w:rFonts w:ascii="Times New Roman" w:hAnsi="Times New Roman" w:cs="Times New Roman"/>
          <w:b/>
          <w:bCs/>
          <w:color w:val="000000" w:themeColor="text1"/>
          <w:sz w:val="24"/>
          <w:szCs w:val="24"/>
        </w:rPr>
        <w:t>. Host breadth: the null model and the taxa of host generalists and specialists. A</w:t>
      </w:r>
      <w:r w:rsidRPr="00640A5B">
        <w:rPr>
          <w:rFonts w:ascii="Times New Roman" w:hAnsi="Times New Roman" w:cs="Times New Roman"/>
          <w:color w:val="000000" w:themeColor="text1"/>
          <w:sz w:val="24"/>
          <w:szCs w:val="24"/>
        </w:rPr>
        <w:t xml:space="preserve">, ASVs and genera found on each number of host plant species (bars) against the null expectation (points, mean; error bars, 95% range of 1,000 iterations). The dashed line marks the generalist threshold. </w:t>
      </w:r>
      <w:r w:rsidRPr="00640A5B">
        <w:rPr>
          <w:rFonts w:ascii="Times New Roman" w:hAnsi="Times New Roman" w:cs="Times New Roman"/>
          <w:b/>
          <w:bCs/>
          <w:color w:val="000000" w:themeColor="text1"/>
          <w:sz w:val="24"/>
          <w:szCs w:val="24"/>
        </w:rPr>
        <w:t>B</w:t>
      </w:r>
      <w:r w:rsidRPr="00640A5B">
        <w:rPr>
          <w:rFonts w:ascii="Times New Roman" w:hAnsi="Times New Roman" w:cs="Times New Roman"/>
          <w:color w:val="000000" w:themeColor="text1"/>
          <w:sz w:val="24"/>
          <w:szCs w:val="24"/>
        </w:rPr>
        <w:t xml:space="preserve">, Taxa whose share of ASVs differs between the two classes (Fisher's exact test, q &lt; 0.05). </w:t>
      </w:r>
      <w:r w:rsidRPr="00640A5B">
        <w:rPr>
          <w:rFonts w:ascii="Times New Roman" w:hAnsi="Times New Roman" w:cs="Times New Roman"/>
          <w:b/>
          <w:bCs/>
          <w:color w:val="000000" w:themeColor="text1"/>
          <w:sz w:val="24"/>
          <w:szCs w:val="24"/>
        </w:rPr>
        <w:t>C</w:t>
      </w:r>
      <w:r w:rsidRPr="00640A5B">
        <w:rPr>
          <w:rFonts w:ascii="Times New Roman" w:hAnsi="Times New Roman" w:cs="Times New Roman"/>
          <w:color w:val="000000" w:themeColor="text1"/>
          <w:sz w:val="24"/>
          <w:szCs w:val="24"/>
        </w:rPr>
        <w:t>, Spearman correlation (ρ) between the number of host species and relative abundance, within the five phyla richest in ASVs, with the number of ASVs tested.</w:t>
      </w:r>
    </w:p>
    <w:p w:rsidR="0018659B" w:rsidRPr="007968A8" w:rsidRDefault="00000000" w:rsidP="00AB0F6E">
      <w:pPr>
        <w:keepNext/>
        <w:pageBreakBefore/>
        <w:spacing w:before="240" w:after="120" w:line="276" w:lineRule="auto"/>
        <w:jc w:val="center"/>
        <w:rPr>
          <w:rFonts w:ascii="Times New Roman" w:hAnsi="Times New Roman" w:cs="Times New Roman"/>
          <w:sz w:val="24"/>
          <w:szCs w:val="24"/>
        </w:rPr>
      </w:pPr>
      <w:r w:rsidRPr="007968A8">
        <w:rPr>
          <w:rFonts w:ascii="Times New Roman" w:hAnsi="Times New Roman" w:cs="Times New Roman"/>
          <w:noProof/>
          <w:color w:val="000000" w:themeColor="text1"/>
          <w:sz w:val="24"/>
          <w:szCs w:val="24"/>
        </w:rPr>
        <w:lastRenderedPageBreak/>
        <w:drawing>
          <wp:inline distT="0" distB="0" distL="0" distR="0" wp14:anchorId="3F579B3C" wp14:editId="1EEB2BE2">
            <wp:extent cx="6120130" cy="8071710"/>
            <wp:effectExtent l="0" t="0" r="1270" b="635"/>
            <wp:docPr id="147207310" name="Figure S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7310" name="Figure_S5.png"/>
                    <pic:cNvPicPr/>
                  </pic:nvPicPr>
                  <pic:blipFill>
                    <a:blip r:embed="rId21"/>
                    <a:stretch>
                      <a:fillRect/>
                    </a:stretch>
                  </pic:blipFill>
                  <pic:spPr>
                    <a:xfrm>
                      <a:off x="0" y="0"/>
                      <a:ext cx="6120130" cy="8071710"/>
                    </a:xfrm>
                    <a:prstGeom prst="rect">
                      <a:avLst/>
                    </a:prstGeom>
                  </pic:spPr>
                </pic:pic>
              </a:graphicData>
            </a:graphic>
          </wp:inline>
        </w:drawing>
      </w:r>
    </w:p>
    <w:p w:rsidR="0018659B" w:rsidRPr="00F94504" w:rsidRDefault="00000000" w:rsidP="00AB0F6E">
      <w:pPr>
        <w:spacing w:before="80" w:after="120" w:line="276" w:lineRule="auto"/>
        <w:jc w:val="both"/>
        <w:rPr>
          <w:rFonts w:ascii="Times New Roman" w:hAnsi="Times New Roman" w:cs="Times New Roman"/>
          <w:color w:val="000000" w:themeColor="text1"/>
          <w:sz w:val="24"/>
          <w:szCs w:val="24"/>
        </w:rPr>
      </w:pPr>
      <w:r w:rsidRPr="007968A8">
        <w:rPr>
          <w:rFonts w:ascii="Times New Roman" w:hAnsi="Times New Roman" w:cs="Times New Roman"/>
          <w:b/>
          <w:bCs/>
          <w:color w:val="000000" w:themeColor="text1"/>
          <w:sz w:val="24"/>
          <w:szCs w:val="24"/>
        </w:rPr>
        <w:t>Figure S</w:t>
      </w:r>
      <w:r w:rsidRPr="00864AA6">
        <w:rPr>
          <w:rFonts w:ascii="Times New Roman" w:hAnsi="Times New Roman" w:cs="Times New Roman"/>
          <w:color w:val="000000" w:themeColor="text1"/>
          <w:sz w:val="24"/>
          <w:szCs w:val="24"/>
        </w:rPr>
        <w:t>4</w:t>
      </w:r>
      <w:r w:rsidRPr="00F94504">
        <w:rPr>
          <w:rFonts w:ascii="Times New Roman" w:hAnsi="Times New Roman" w:cs="Times New Roman"/>
          <w:b/>
          <w:bCs/>
          <w:color w:val="000000" w:themeColor="text1"/>
          <w:sz w:val="24"/>
          <w:szCs w:val="24"/>
        </w:rPr>
        <w:t>. Predicted functions and host: orthologue categories and bacteria with distinctive traits. A</w:t>
      </w:r>
      <w:r w:rsidRPr="00F94504">
        <w:rPr>
          <w:rFonts w:ascii="Times New Roman" w:hAnsi="Times New Roman" w:cs="Times New Roman"/>
          <w:color w:val="000000" w:themeColor="text1"/>
          <w:sz w:val="24"/>
          <w:szCs w:val="24"/>
        </w:rPr>
        <w:t xml:space="preserve">, Share of the KEGG orthologues of each KEGG level-2 category that is enriched in host generalists or in host specialists (FDR &lt; 0.05, absolute log2 odds ratio of at least 0.5), with the number of orthologues in each cell; the 15 categories with the most orthologues and, in the first row, all 7,883 </w:t>
      </w:r>
      <w:r w:rsidRPr="00F94504">
        <w:rPr>
          <w:rFonts w:ascii="Times New Roman" w:hAnsi="Times New Roman" w:cs="Times New Roman"/>
          <w:color w:val="000000" w:themeColor="text1"/>
          <w:sz w:val="24"/>
          <w:szCs w:val="24"/>
        </w:rPr>
        <w:lastRenderedPageBreak/>
        <w:t xml:space="preserve">orthologues. </w:t>
      </w:r>
      <w:r w:rsidRPr="00F94504">
        <w:rPr>
          <w:rFonts w:ascii="Times New Roman" w:hAnsi="Times New Roman" w:cs="Times New Roman"/>
          <w:b/>
          <w:bCs/>
          <w:color w:val="000000" w:themeColor="text1"/>
          <w:sz w:val="24"/>
          <w:szCs w:val="24"/>
        </w:rPr>
        <w:t>B</w:t>
      </w:r>
      <w:r w:rsidRPr="00F94504">
        <w:rPr>
          <w:rFonts w:ascii="Times New Roman" w:hAnsi="Times New Roman" w:cs="Times New Roman"/>
          <w:color w:val="000000" w:themeColor="text1"/>
          <w:sz w:val="24"/>
          <w:szCs w:val="24"/>
        </w:rPr>
        <w:t xml:space="preserve">, Predicted anaerobic bacteria (BugBase). </w:t>
      </w:r>
      <w:r w:rsidRPr="00F94504">
        <w:rPr>
          <w:rFonts w:ascii="Times New Roman" w:hAnsi="Times New Roman" w:cs="Times New Roman"/>
          <w:b/>
          <w:bCs/>
          <w:color w:val="000000" w:themeColor="text1"/>
          <w:sz w:val="24"/>
          <w:szCs w:val="24"/>
        </w:rPr>
        <w:t>C</w:t>
      </w:r>
      <w:r w:rsidRPr="00F94504">
        <w:rPr>
          <w:rFonts w:ascii="Times New Roman" w:hAnsi="Times New Roman" w:cs="Times New Roman"/>
          <w:color w:val="000000" w:themeColor="text1"/>
          <w:sz w:val="24"/>
          <w:szCs w:val="24"/>
        </w:rPr>
        <w:t>, Predicted nitrogen-fixing bacteria (FAPROTAX). Colour is the mean relative abundance of each taxon on each host plant genus, log10-transformed and scaled by row; rows and columns are clustered by Ward's method. A star marks taxa that differ among host plant orders (Kruskal–Wallis, q &lt; 0.05); f, family; o, order. Orthologues, traits and special groups are predicted from the 16S rRNA gene.</w:t>
      </w:r>
    </w:p>
    <w:p w:rsidR="0018659B" w:rsidRPr="007968A8" w:rsidRDefault="00000000" w:rsidP="00AB0F6E">
      <w:pPr>
        <w:keepNext/>
        <w:pageBreakBefore/>
        <w:spacing w:before="240" w:after="120" w:line="276" w:lineRule="auto"/>
        <w:jc w:val="center"/>
        <w:rPr>
          <w:rFonts w:ascii="Times New Roman" w:hAnsi="Times New Roman" w:cs="Times New Roman"/>
          <w:sz w:val="24"/>
          <w:szCs w:val="24"/>
        </w:rPr>
      </w:pPr>
      <w:r w:rsidRPr="007968A8">
        <w:rPr>
          <w:rFonts w:ascii="Times New Roman" w:hAnsi="Times New Roman" w:cs="Times New Roman"/>
          <w:noProof/>
          <w:color w:val="000000" w:themeColor="text1"/>
          <w:sz w:val="24"/>
          <w:szCs w:val="24"/>
        </w:rPr>
        <w:lastRenderedPageBreak/>
        <w:drawing>
          <wp:inline distT="0" distB="0" distL="0" distR="0" wp14:anchorId="3F579B3C" wp14:editId="1EEB2BE2">
            <wp:extent cx="6120130" cy="7512206"/>
            <wp:effectExtent l="0" t="0" r="1270" b="635"/>
            <wp:docPr id="147207311" name="Figure S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7311" name="Figure_S6.png"/>
                    <pic:cNvPicPr/>
                  </pic:nvPicPr>
                  <pic:blipFill>
                    <a:blip r:embed="rId22"/>
                    <a:stretch>
                      <a:fillRect/>
                    </a:stretch>
                  </pic:blipFill>
                  <pic:spPr>
                    <a:xfrm>
                      <a:off x="0" y="0"/>
                      <a:ext cx="6120130" cy="7512206"/>
                    </a:xfrm>
                    <a:prstGeom prst="rect">
                      <a:avLst/>
                    </a:prstGeom>
                  </pic:spPr>
                </pic:pic>
              </a:graphicData>
            </a:graphic>
          </wp:inline>
        </w:drawing>
      </w:r>
    </w:p>
    <w:p w:rsidR="0018659B" w:rsidRPr="00F94504" w:rsidRDefault="00000000" w:rsidP="00AB0F6E">
      <w:pPr>
        <w:spacing w:before="80" w:after="120" w:line="276" w:lineRule="auto"/>
        <w:jc w:val="both"/>
        <w:rPr>
          <w:rFonts w:ascii="Times New Roman" w:hAnsi="Times New Roman" w:cs="Times New Roman"/>
          <w:color w:val="000000" w:themeColor="text1"/>
          <w:sz w:val="24"/>
          <w:szCs w:val="24"/>
        </w:rPr>
      </w:pPr>
      <w:r w:rsidRPr="007968A8">
        <w:rPr>
          <w:rFonts w:ascii="Times New Roman" w:hAnsi="Times New Roman" w:cs="Times New Roman"/>
          <w:b/>
          <w:bCs/>
          <w:color w:val="000000" w:themeColor="text1"/>
          <w:sz w:val="24"/>
          <w:szCs w:val="24"/>
        </w:rPr>
        <w:t>Figure S</w:t>
      </w:r>
      <w:r w:rsidRPr="00864AA6">
        <w:rPr>
          <w:rFonts w:ascii="Times New Roman" w:hAnsi="Times New Roman" w:cs="Times New Roman"/>
          <w:color w:val="000000" w:themeColor="text1"/>
          <w:sz w:val="24"/>
          <w:szCs w:val="24"/>
        </w:rPr>
        <w:t>5</w:t>
      </w:r>
      <w:r w:rsidRPr="00F94504">
        <w:rPr>
          <w:rFonts w:ascii="Times New Roman" w:hAnsi="Times New Roman" w:cs="Times New Roman"/>
          <w:b/>
          <w:bCs/>
          <w:color w:val="000000" w:themeColor="text1"/>
          <w:sz w:val="24"/>
          <w:szCs w:val="24"/>
        </w:rPr>
        <w:t xml:space="preserve">. Predicted functions between developmental stages. </w:t>
      </w:r>
      <w:r w:rsidRPr="00F94504">
        <w:rPr>
          <w:rFonts w:ascii="Times New Roman" w:hAnsi="Times New Roman" w:cs="Times New Roman"/>
          <w:color w:val="000000" w:themeColor="text1"/>
          <w:sz w:val="24"/>
          <w:szCs w:val="24"/>
        </w:rPr>
        <w:t xml:space="preserve">Cells are, within each plant family, Hedges' g, seedlings minus seeds (orange, higher in seeds; teal, higher in seedlings); the framed column is the random-effects pooled estimate, a dot marks a 95% confidence interval that excludes zero, and a cross a cell that could not be estimated. </w:t>
      </w:r>
      <w:r w:rsidRPr="00F94504">
        <w:rPr>
          <w:rFonts w:ascii="Times New Roman" w:hAnsi="Times New Roman" w:cs="Times New Roman"/>
          <w:b/>
          <w:bCs/>
          <w:color w:val="000000" w:themeColor="text1"/>
          <w:sz w:val="24"/>
          <w:szCs w:val="24"/>
        </w:rPr>
        <w:t>A</w:t>
      </w:r>
      <w:r w:rsidRPr="00F94504">
        <w:rPr>
          <w:rFonts w:ascii="Times New Roman" w:hAnsi="Times New Roman" w:cs="Times New Roman"/>
          <w:color w:val="000000" w:themeColor="text1"/>
          <w:sz w:val="24"/>
          <w:szCs w:val="24"/>
        </w:rPr>
        <w:t xml:space="preserve">, Predicted traits. </w:t>
      </w:r>
      <w:r w:rsidRPr="00F94504">
        <w:rPr>
          <w:rFonts w:ascii="Times New Roman" w:hAnsi="Times New Roman" w:cs="Times New Roman"/>
          <w:b/>
          <w:bCs/>
          <w:color w:val="000000" w:themeColor="text1"/>
          <w:sz w:val="24"/>
          <w:szCs w:val="24"/>
        </w:rPr>
        <w:t>B, C</w:t>
      </w:r>
      <w:r w:rsidRPr="00F94504">
        <w:rPr>
          <w:rFonts w:ascii="Times New Roman" w:hAnsi="Times New Roman" w:cs="Times New Roman"/>
          <w:color w:val="000000" w:themeColor="text1"/>
          <w:sz w:val="24"/>
          <w:szCs w:val="24"/>
        </w:rPr>
        <w:t xml:space="preserve">, KEGG level-2 and PGPg_finder categories. </w:t>
      </w:r>
      <w:r w:rsidRPr="00F94504">
        <w:rPr>
          <w:rFonts w:ascii="Times New Roman" w:hAnsi="Times New Roman" w:cs="Times New Roman"/>
          <w:b/>
          <w:bCs/>
          <w:color w:val="000000" w:themeColor="text1"/>
          <w:sz w:val="24"/>
          <w:szCs w:val="24"/>
        </w:rPr>
        <w:t>D</w:t>
      </w:r>
      <w:r w:rsidRPr="00F94504">
        <w:rPr>
          <w:rFonts w:ascii="Times New Roman" w:hAnsi="Times New Roman" w:cs="Times New Roman"/>
          <w:color w:val="000000" w:themeColor="text1"/>
          <w:sz w:val="24"/>
          <w:szCs w:val="24"/>
        </w:rPr>
        <w:t>, The three special groups. Orthologues, traits and special groups are predicted from the 16S rRNA gene.</w:t>
      </w:r>
    </w:p>
    <w:sectPr w:rsidR="0018659B" w:rsidRPr="00F94504" w:rsidSect="00002CFC">
      <w:pgSz w:w="11906" w:h="16838"/>
      <w:pgMar w:top="1440" w:right="1134" w:bottom="1134" w:left="1134"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80E6F" w:rsidRDefault="00D80E6F">
      <w:r>
        <w:separator/>
      </w:r>
    </w:p>
  </w:endnote>
  <w:endnote w:type="continuationSeparator" w:id="0">
    <w:p w:rsidR="00D80E6F" w:rsidRDefault="00D80E6F">
      <w:r>
        <w:continuationSeparator/>
      </w:r>
    </w:p>
  </w:endnote>
  <w:endnote w:type="continuationNotice" w:id="1">
    <w:p w:rsidR="00D80E6F" w:rsidRDefault="00D80E6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altName w:val="Times New Roman"/>
    <w:panose1 w:val="020B06040202020202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52595533"/>
      <w:docPartObj>
        <w:docPartGallery w:val="Page Numbers (Bottom of Page)"/>
        <w:docPartUnique/>
      </w:docPartObj>
    </w:sdtPr>
    <w:sdtContent>
      <w:p w:rsidR="00D53872" w:rsidRDefault="00D53872" w:rsidP="002F1A8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9E4F77">
          <w:rPr>
            <w:rStyle w:val="PageNumber"/>
            <w:noProof/>
          </w:rPr>
          <w:t>1</w:t>
        </w:r>
        <w:r>
          <w:rPr>
            <w:rStyle w:val="PageNumber"/>
          </w:rPr>
          <w:fldChar w:fldCharType="end"/>
        </w:r>
      </w:p>
    </w:sdtContent>
  </w:sdt>
  <w:p w:rsidR="00D53872" w:rsidRDefault="00D53872" w:rsidP="0094414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1333395"/>
      <w:docPartObj>
        <w:docPartGallery w:val="Page Numbers (Bottom of Page)"/>
        <w:docPartUnique/>
      </w:docPartObj>
    </w:sdtPr>
    <w:sdtContent>
      <w:p w:rsidR="00D53872" w:rsidRDefault="00D53872" w:rsidP="002F1A8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25</w:t>
        </w:r>
        <w:r>
          <w:rPr>
            <w:rStyle w:val="PageNumber"/>
          </w:rPr>
          <w:fldChar w:fldCharType="end"/>
        </w:r>
      </w:p>
    </w:sdtContent>
  </w:sdt>
  <w:p w:rsidR="00015D8D" w:rsidRDefault="00015D8D" w:rsidP="00944145">
    <w:pP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80E6F" w:rsidRDefault="00D80E6F">
      <w:r>
        <w:separator/>
      </w:r>
    </w:p>
  </w:footnote>
  <w:footnote w:type="continuationSeparator" w:id="0">
    <w:p w:rsidR="00D80E6F" w:rsidRDefault="00D80E6F">
      <w:r>
        <w:continuationSeparator/>
      </w:r>
    </w:p>
  </w:footnote>
  <w:footnote w:type="continuationNotice" w:id="1">
    <w:p w:rsidR="00D80E6F" w:rsidRDefault="00D80E6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5F0ADE"/>
    <w:multiLevelType w:val="hybridMultilevel"/>
    <w:tmpl w:val="52F4C7BC"/>
    <w:lvl w:ilvl="0" w:tplc="257E9C74">
      <w:start w:val="1"/>
      <w:numFmt w:val="bullet"/>
      <w:lvlText w:val="●"/>
      <w:lvlJc w:val="left"/>
      <w:pPr>
        <w:ind w:left="720" w:hanging="360"/>
      </w:pPr>
    </w:lvl>
    <w:lvl w:ilvl="1" w:tplc="8B0005CA">
      <w:start w:val="1"/>
      <w:numFmt w:val="bullet"/>
      <w:lvlText w:val="○"/>
      <w:lvlJc w:val="left"/>
      <w:pPr>
        <w:ind w:left="1440" w:hanging="360"/>
      </w:pPr>
    </w:lvl>
    <w:lvl w:ilvl="2" w:tplc="95FC67BA">
      <w:start w:val="1"/>
      <w:numFmt w:val="bullet"/>
      <w:lvlText w:val="■"/>
      <w:lvlJc w:val="left"/>
      <w:pPr>
        <w:ind w:left="2160" w:hanging="360"/>
      </w:pPr>
    </w:lvl>
    <w:lvl w:ilvl="3" w:tplc="CAB2A418">
      <w:start w:val="1"/>
      <w:numFmt w:val="bullet"/>
      <w:lvlText w:val="●"/>
      <w:lvlJc w:val="left"/>
      <w:pPr>
        <w:ind w:left="2880" w:hanging="360"/>
      </w:pPr>
    </w:lvl>
    <w:lvl w:ilvl="4" w:tplc="C59A51A2">
      <w:start w:val="1"/>
      <w:numFmt w:val="bullet"/>
      <w:lvlText w:val="○"/>
      <w:lvlJc w:val="left"/>
      <w:pPr>
        <w:ind w:left="3600" w:hanging="360"/>
      </w:pPr>
    </w:lvl>
    <w:lvl w:ilvl="5" w:tplc="2A0A3434">
      <w:start w:val="1"/>
      <w:numFmt w:val="bullet"/>
      <w:lvlText w:val="■"/>
      <w:lvlJc w:val="left"/>
      <w:pPr>
        <w:ind w:left="4320" w:hanging="360"/>
      </w:pPr>
    </w:lvl>
    <w:lvl w:ilvl="6" w:tplc="349E0A14">
      <w:start w:val="1"/>
      <w:numFmt w:val="bullet"/>
      <w:lvlText w:val="●"/>
      <w:lvlJc w:val="left"/>
      <w:pPr>
        <w:ind w:left="5040" w:hanging="360"/>
      </w:pPr>
    </w:lvl>
    <w:lvl w:ilvl="7" w:tplc="08EA5A8A">
      <w:start w:val="1"/>
      <w:numFmt w:val="bullet"/>
      <w:lvlText w:val="●"/>
      <w:lvlJc w:val="left"/>
      <w:pPr>
        <w:ind w:left="5760" w:hanging="360"/>
      </w:pPr>
    </w:lvl>
    <w:lvl w:ilvl="8" w:tplc="E2D4A1A4">
      <w:start w:val="1"/>
      <w:numFmt w:val="bullet"/>
      <w:lvlText w:val="●"/>
      <w:lvlJc w:val="left"/>
      <w:pPr>
        <w:ind w:left="6480" w:hanging="360"/>
      </w:pPr>
    </w:lvl>
  </w:abstractNum>
  <w:num w:numId="1" w16cid:durableId="12986870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15"/>
  <w:displayBackgroundShape/>
  <w:proofState w:grammar="clean"/>
  <w:trackRevision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D8D"/>
    <w:rsid w:val="00002CFC"/>
    <w:rsid w:val="00004332"/>
    <w:rsid w:val="000054B1"/>
    <w:rsid w:val="00005C9B"/>
    <w:rsid w:val="000126B9"/>
    <w:rsid w:val="000146B6"/>
    <w:rsid w:val="00015D8D"/>
    <w:rsid w:val="00020235"/>
    <w:rsid w:val="000238D3"/>
    <w:rsid w:val="00025BCB"/>
    <w:rsid w:val="00025ED9"/>
    <w:rsid w:val="00035EED"/>
    <w:rsid w:val="000374C6"/>
    <w:rsid w:val="00042915"/>
    <w:rsid w:val="00044570"/>
    <w:rsid w:val="00047FC0"/>
    <w:rsid w:val="0005329B"/>
    <w:rsid w:val="00061928"/>
    <w:rsid w:val="000629A6"/>
    <w:rsid w:val="0007290E"/>
    <w:rsid w:val="000761B3"/>
    <w:rsid w:val="00080C13"/>
    <w:rsid w:val="0008218C"/>
    <w:rsid w:val="00083374"/>
    <w:rsid w:val="00084444"/>
    <w:rsid w:val="00087B6D"/>
    <w:rsid w:val="00091DD6"/>
    <w:rsid w:val="000922B5"/>
    <w:rsid w:val="00096603"/>
    <w:rsid w:val="000A213E"/>
    <w:rsid w:val="000A34BA"/>
    <w:rsid w:val="000A36BC"/>
    <w:rsid w:val="000A4CF5"/>
    <w:rsid w:val="000B0D42"/>
    <w:rsid w:val="000B4256"/>
    <w:rsid w:val="000C10EE"/>
    <w:rsid w:val="000C6A65"/>
    <w:rsid w:val="000D0063"/>
    <w:rsid w:val="000D34AD"/>
    <w:rsid w:val="000E3B74"/>
    <w:rsid w:val="000E4F18"/>
    <w:rsid w:val="000E6EED"/>
    <w:rsid w:val="000F4D61"/>
    <w:rsid w:val="000F6EC9"/>
    <w:rsid w:val="000F7749"/>
    <w:rsid w:val="00110839"/>
    <w:rsid w:val="001123BF"/>
    <w:rsid w:val="00112A03"/>
    <w:rsid w:val="00116FFE"/>
    <w:rsid w:val="00123157"/>
    <w:rsid w:val="00123AFE"/>
    <w:rsid w:val="00126701"/>
    <w:rsid w:val="00134256"/>
    <w:rsid w:val="00142A83"/>
    <w:rsid w:val="00146995"/>
    <w:rsid w:val="00153BEA"/>
    <w:rsid w:val="00154B3F"/>
    <w:rsid w:val="0016106E"/>
    <w:rsid w:val="001622D9"/>
    <w:rsid w:val="00162C07"/>
    <w:rsid w:val="001768E8"/>
    <w:rsid w:val="00180908"/>
    <w:rsid w:val="0018659B"/>
    <w:rsid w:val="001868A0"/>
    <w:rsid w:val="001938D8"/>
    <w:rsid w:val="00193B5D"/>
    <w:rsid w:val="001A39F6"/>
    <w:rsid w:val="001A6241"/>
    <w:rsid w:val="001A6AD7"/>
    <w:rsid w:val="001B5E2B"/>
    <w:rsid w:val="001B6C24"/>
    <w:rsid w:val="001C209B"/>
    <w:rsid w:val="001C2270"/>
    <w:rsid w:val="001C2ED6"/>
    <w:rsid w:val="001C427C"/>
    <w:rsid w:val="001C4E78"/>
    <w:rsid w:val="001C6275"/>
    <w:rsid w:val="001D0317"/>
    <w:rsid w:val="001D4463"/>
    <w:rsid w:val="001D6001"/>
    <w:rsid w:val="001D6BDB"/>
    <w:rsid w:val="001E3EBF"/>
    <w:rsid w:val="001E3F28"/>
    <w:rsid w:val="001E730D"/>
    <w:rsid w:val="00202BE0"/>
    <w:rsid w:val="002074E1"/>
    <w:rsid w:val="00213CCA"/>
    <w:rsid w:val="00235314"/>
    <w:rsid w:val="00237126"/>
    <w:rsid w:val="00242647"/>
    <w:rsid w:val="00243240"/>
    <w:rsid w:val="002614E5"/>
    <w:rsid w:val="002649CD"/>
    <w:rsid w:val="002664C4"/>
    <w:rsid w:val="002740E8"/>
    <w:rsid w:val="002767E6"/>
    <w:rsid w:val="002800B0"/>
    <w:rsid w:val="00283855"/>
    <w:rsid w:val="00292209"/>
    <w:rsid w:val="002933FD"/>
    <w:rsid w:val="00293E94"/>
    <w:rsid w:val="002970D6"/>
    <w:rsid w:val="002973EF"/>
    <w:rsid w:val="002A4C4A"/>
    <w:rsid w:val="002A4CEB"/>
    <w:rsid w:val="002B0C64"/>
    <w:rsid w:val="002B4E6E"/>
    <w:rsid w:val="002C36D4"/>
    <w:rsid w:val="002C5DBA"/>
    <w:rsid w:val="002C6C00"/>
    <w:rsid w:val="002C6C94"/>
    <w:rsid w:val="002C7306"/>
    <w:rsid w:val="002D09F8"/>
    <w:rsid w:val="002D1ED5"/>
    <w:rsid w:val="002D6491"/>
    <w:rsid w:val="002E54A6"/>
    <w:rsid w:val="002E6BA4"/>
    <w:rsid w:val="002F061B"/>
    <w:rsid w:val="002F1A84"/>
    <w:rsid w:val="002F6E6A"/>
    <w:rsid w:val="002F714E"/>
    <w:rsid w:val="00302B11"/>
    <w:rsid w:val="00302B16"/>
    <w:rsid w:val="003079FF"/>
    <w:rsid w:val="003137E2"/>
    <w:rsid w:val="00314206"/>
    <w:rsid w:val="003161E1"/>
    <w:rsid w:val="00320837"/>
    <w:rsid w:val="00322A46"/>
    <w:rsid w:val="00325D2E"/>
    <w:rsid w:val="00326336"/>
    <w:rsid w:val="00330725"/>
    <w:rsid w:val="0033074F"/>
    <w:rsid w:val="00336814"/>
    <w:rsid w:val="00336C07"/>
    <w:rsid w:val="00342024"/>
    <w:rsid w:val="00344A13"/>
    <w:rsid w:val="00346BC4"/>
    <w:rsid w:val="00347899"/>
    <w:rsid w:val="00350CB6"/>
    <w:rsid w:val="00353E37"/>
    <w:rsid w:val="003552A9"/>
    <w:rsid w:val="00356089"/>
    <w:rsid w:val="003566A7"/>
    <w:rsid w:val="00362E7A"/>
    <w:rsid w:val="003631E0"/>
    <w:rsid w:val="00363EF8"/>
    <w:rsid w:val="0036582C"/>
    <w:rsid w:val="0037027E"/>
    <w:rsid w:val="003719CF"/>
    <w:rsid w:val="00371A3D"/>
    <w:rsid w:val="003724D8"/>
    <w:rsid w:val="00374367"/>
    <w:rsid w:val="0037554F"/>
    <w:rsid w:val="00382B31"/>
    <w:rsid w:val="00385B2D"/>
    <w:rsid w:val="00386DA3"/>
    <w:rsid w:val="00387BCA"/>
    <w:rsid w:val="003C570A"/>
    <w:rsid w:val="003C63D8"/>
    <w:rsid w:val="003D0968"/>
    <w:rsid w:val="003D28BF"/>
    <w:rsid w:val="003E09D1"/>
    <w:rsid w:val="003E0A22"/>
    <w:rsid w:val="003E0C11"/>
    <w:rsid w:val="003E132B"/>
    <w:rsid w:val="003F2272"/>
    <w:rsid w:val="003F40F1"/>
    <w:rsid w:val="003F4FE4"/>
    <w:rsid w:val="004023A4"/>
    <w:rsid w:val="00403023"/>
    <w:rsid w:val="00407320"/>
    <w:rsid w:val="004111BB"/>
    <w:rsid w:val="00413B66"/>
    <w:rsid w:val="004174E4"/>
    <w:rsid w:val="00423200"/>
    <w:rsid w:val="00433BBD"/>
    <w:rsid w:val="00434326"/>
    <w:rsid w:val="004403DC"/>
    <w:rsid w:val="00442E1D"/>
    <w:rsid w:val="0044324E"/>
    <w:rsid w:val="004553CB"/>
    <w:rsid w:val="00457795"/>
    <w:rsid w:val="0046154A"/>
    <w:rsid w:val="00465923"/>
    <w:rsid w:val="00466250"/>
    <w:rsid w:val="004731DA"/>
    <w:rsid w:val="004753E4"/>
    <w:rsid w:val="00475FCD"/>
    <w:rsid w:val="004776F2"/>
    <w:rsid w:val="0048041B"/>
    <w:rsid w:val="004872EE"/>
    <w:rsid w:val="004962CD"/>
    <w:rsid w:val="004A0C56"/>
    <w:rsid w:val="004A38F5"/>
    <w:rsid w:val="004A481D"/>
    <w:rsid w:val="004A7B91"/>
    <w:rsid w:val="004B7E48"/>
    <w:rsid w:val="004C1A0D"/>
    <w:rsid w:val="004C5C59"/>
    <w:rsid w:val="004D4E81"/>
    <w:rsid w:val="004D74B0"/>
    <w:rsid w:val="004F47CF"/>
    <w:rsid w:val="004F6521"/>
    <w:rsid w:val="004F7F07"/>
    <w:rsid w:val="0050329A"/>
    <w:rsid w:val="00504CA3"/>
    <w:rsid w:val="005051D5"/>
    <w:rsid w:val="00507E52"/>
    <w:rsid w:val="00510071"/>
    <w:rsid w:val="0051769B"/>
    <w:rsid w:val="00517E10"/>
    <w:rsid w:val="00521111"/>
    <w:rsid w:val="00524B94"/>
    <w:rsid w:val="00525A3B"/>
    <w:rsid w:val="005338D2"/>
    <w:rsid w:val="005352B0"/>
    <w:rsid w:val="00537FDB"/>
    <w:rsid w:val="00542FF7"/>
    <w:rsid w:val="005504AB"/>
    <w:rsid w:val="0055238C"/>
    <w:rsid w:val="005607E1"/>
    <w:rsid w:val="00564025"/>
    <w:rsid w:val="005645F0"/>
    <w:rsid w:val="00565810"/>
    <w:rsid w:val="00565BEB"/>
    <w:rsid w:val="00566B56"/>
    <w:rsid w:val="00567D6F"/>
    <w:rsid w:val="00572399"/>
    <w:rsid w:val="00573A1A"/>
    <w:rsid w:val="005769F1"/>
    <w:rsid w:val="00577297"/>
    <w:rsid w:val="005913BD"/>
    <w:rsid w:val="00591FCC"/>
    <w:rsid w:val="00597A9A"/>
    <w:rsid w:val="005A1AA1"/>
    <w:rsid w:val="005A30EB"/>
    <w:rsid w:val="005A6C6E"/>
    <w:rsid w:val="005A7516"/>
    <w:rsid w:val="005B1453"/>
    <w:rsid w:val="005B6271"/>
    <w:rsid w:val="005C193D"/>
    <w:rsid w:val="005C3A03"/>
    <w:rsid w:val="005C713C"/>
    <w:rsid w:val="005D6C19"/>
    <w:rsid w:val="005D7247"/>
    <w:rsid w:val="005E0BAD"/>
    <w:rsid w:val="005F3BC3"/>
    <w:rsid w:val="005F7545"/>
    <w:rsid w:val="0060082F"/>
    <w:rsid w:val="006102CD"/>
    <w:rsid w:val="00613415"/>
    <w:rsid w:val="00615F78"/>
    <w:rsid w:val="0061716A"/>
    <w:rsid w:val="006175FE"/>
    <w:rsid w:val="0062060E"/>
    <w:rsid w:val="006207CB"/>
    <w:rsid w:val="00622D89"/>
    <w:rsid w:val="00633A4E"/>
    <w:rsid w:val="00633BC2"/>
    <w:rsid w:val="00635D36"/>
    <w:rsid w:val="006374B0"/>
    <w:rsid w:val="00640A5B"/>
    <w:rsid w:val="00641E62"/>
    <w:rsid w:val="00642908"/>
    <w:rsid w:val="00651175"/>
    <w:rsid w:val="00665219"/>
    <w:rsid w:val="006728E5"/>
    <w:rsid w:val="00672A74"/>
    <w:rsid w:val="00672BBA"/>
    <w:rsid w:val="006748E6"/>
    <w:rsid w:val="00675190"/>
    <w:rsid w:val="0067538D"/>
    <w:rsid w:val="00675A5D"/>
    <w:rsid w:val="00675D0D"/>
    <w:rsid w:val="00682175"/>
    <w:rsid w:val="00682192"/>
    <w:rsid w:val="00684BEC"/>
    <w:rsid w:val="00691464"/>
    <w:rsid w:val="006919AE"/>
    <w:rsid w:val="006921C1"/>
    <w:rsid w:val="0069691B"/>
    <w:rsid w:val="006A3F09"/>
    <w:rsid w:val="006B2D6F"/>
    <w:rsid w:val="006B45AC"/>
    <w:rsid w:val="006C0F88"/>
    <w:rsid w:val="006C3D8C"/>
    <w:rsid w:val="006C5C03"/>
    <w:rsid w:val="006C6636"/>
    <w:rsid w:val="006D4907"/>
    <w:rsid w:val="006E255F"/>
    <w:rsid w:val="006E39BA"/>
    <w:rsid w:val="006E5556"/>
    <w:rsid w:val="006E6F04"/>
    <w:rsid w:val="006F091E"/>
    <w:rsid w:val="006F3D74"/>
    <w:rsid w:val="006F645A"/>
    <w:rsid w:val="006F6C88"/>
    <w:rsid w:val="00702DB1"/>
    <w:rsid w:val="00703DB7"/>
    <w:rsid w:val="0070467E"/>
    <w:rsid w:val="00706245"/>
    <w:rsid w:val="0071349D"/>
    <w:rsid w:val="00713CC4"/>
    <w:rsid w:val="00714DE2"/>
    <w:rsid w:val="00722B57"/>
    <w:rsid w:val="007240FC"/>
    <w:rsid w:val="007264EF"/>
    <w:rsid w:val="00727F24"/>
    <w:rsid w:val="007406A1"/>
    <w:rsid w:val="00742E69"/>
    <w:rsid w:val="0075303C"/>
    <w:rsid w:val="007534B8"/>
    <w:rsid w:val="00754319"/>
    <w:rsid w:val="00756E8A"/>
    <w:rsid w:val="00757A48"/>
    <w:rsid w:val="00761440"/>
    <w:rsid w:val="00764606"/>
    <w:rsid w:val="00767309"/>
    <w:rsid w:val="00771D86"/>
    <w:rsid w:val="00776B3B"/>
    <w:rsid w:val="007844FB"/>
    <w:rsid w:val="00784B54"/>
    <w:rsid w:val="007926DD"/>
    <w:rsid w:val="007968A8"/>
    <w:rsid w:val="007978C3"/>
    <w:rsid w:val="00797BF6"/>
    <w:rsid w:val="007B3309"/>
    <w:rsid w:val="007B3539"/>
    <w:rsid w:val="007C16FB"/>
    <w:rsid w:val="007D45B1"/>
    <w:rsid w:val="007E2443"/>
    <w:rsid w:val="007E2554"/>
    <w:rsid w:val="007F3347"/>
    <w:rsid w:val="007F4534"/>
    <w:rsid w:val="007F4EE2"/>
    <w:rsid w:val="007F52E0"/>
    <w:rsid w:val="007F5324"/>
    <w:rsid w:val="007F6BE5"/>
    <w:rsid w:val="007F7457"/>
    <w:rsid w:val="007F7DDC"/>
    <w:rsid w:val="00800749"/>
    <w:rsid w:val="008040FA"/>
    <w:rsid w:val="008061F7"/>
    <w:rsid w:val="0080627A"/>
    <w:rsid w:val="00806FC3"/>
    <w:rsid w:val="00812DC9"/>
    <w:rsid w:val="00813D2E"/>
    <w:rsid w:val="00814059"/>
    <w:rsid w:val="008162DF"/>
    <w:rsid w:val="008162F1"/>
    <w:rsid w:val="00825CA5"/>
    <w:rsid w:val="00826FC9"/>
    <w:rsid w:val="00833483"/>
    <w:rsid w:val="008337FB"/>
    <w:rsid w:val="0083485C"/>
    <w:rsid w:val="00835EC6"/>
    <w:rsid w:val="00836867"/>
    <w:rsid w:val="00836F85"/>
    <w:rsid w:val="00843D2F"/>
    <w:rsid w:val="00857E1E"/>
    <w:rsid w:val="00860AAF"/>
    <w:rsid w:val="008614DC"/>
    <w:rsid w:val="008633C4"/>
    <w:rsid w:val="00864AA6"/>
    <w:rsid w:val="0087062A"/>
    <w:rsid w:val="00871D1E"/>
    <w:rsid w:val="0087652E"/>
    <w:rsid w:val="00876ECC"/>
    <w:rsid w:val="008865F4"/>
    <w:rsid w:val="00891E4F"/>
    <w:rsid w:val="00895A40"/>
    <w:rsid w:val="008A17A8"/>
    <w:rsid w:val="008A22A7"/>
    <w:rsid w:val="008A689A"/>
    <w:rsid w:val="008A74EA"/>
    <w:rsid w:val="008B4481"/>
    <w:rsid w:val="008D1D97"/>
    <w:rsid w:val="008D6427"/>
    <w:rsid w:val="008E2F2F"/>
    <w:rsid w:val="008F05AA"/>
    <w:rsid w:val="008F17CE"/>
    <w:rsid w:val="008F331F"/>
    <w:rsid w:val="008F3C55"/>
    <w:rsid w:val="008F7B28"/>
    <w:rsid w:val="0090030F"/>
    <w:rsid w:val="00900B90"/>
    <w:rsid w:val="00901656"/>
    <w:rsid w:val="00905B3B"/>
    <w:rsid w:val="00911132"/>
    <w:rsid w:val="00913575"/>
    <w:rsid w:val="00913691"/>
    <w:rsid w:val="00913FCB"/>
    <w:rsid w:val="00921632"/>
    <w:rsid w:val="00923329"/>
    <w:rsid w:val="00927D70"/>
    <w:rsid w:val="00931FFD"/>
    <w:rsid w:val="00932ED3"/>
    <w:rsid w:val="0093747C"/>
    <w:rsid w:val="00937574"/>
    <w:rsid w:val="00937C09"/>
    <w:rsid w:val="009440EF"/>
    <w:rsid w:val="00944145"/>
    <w:rsid w:val="00947495"/>
    <w:rsid w:val="009524FE"/>
    <w:rsid w:val="009543CC"/>
    <w:rsid w:val="00966C04"/>
    <w:rsid w:val="00974EBC"/>
    <w:rsid w:val="00977EAD"/>
    <w:rsid w:val="00986496"/>
    <w:rsid w:val="009A1651"/>
    <w:rsid w:val="009B0E52"/>
    <w:rsid w:val="009B4D3D"/>
    <w:rsid w:val="009B7052"/>
    <w:rsid w:val="009B70AF"/>
    <w:rsid w:val="009C032F"/>
    <w:rsid w:val="009D006D"/>
    <w:rsid w:val="009D76D1"/>
    <w:rsid w:val="009E3F9B"/>
    <w:rsid w:val="009E4F77"/>
    <w:rsid w:val="009F3513"/>
    <w:rsid w:val="009F4B08"/>
    <w:rsid w:val="00A00301"/>
    <w:rsid w:val="00A02510"/>
    <w:rsid w:val="00A20B92"/>
    <w:rsid w:val="00A2181C"/>
    <w:rsid w:val="00A2395D"/>
    <w:rsid w:val="00A26011"/>
    <w:rsid w:val="00A27ED3"/>
    <w:rsid w:val="00A30720"/>
    <w:rsid w:val="00A30DE1"/>
    <w:rsid w:val="00A366FB"/>
    <w:rsid w:val="00A438B2"/>
    <w:rsid w:val="00A4479E"/>
    <w:rsid w:val="00A44C6D"/>
    <w:rsid w:val="00A453D9"/>
    <w:rsid w:val="00A519BE"/>
    <w:rsid w:val="00A53226"/>
    <w:rsid w:val="00A612C5"/>
    <w:rsid w:val="00A62A28"/>
    <w:rsid w:val="00A6364F"/>
    <w:rsid w:val="00A6439E"/>
    <w:rsid w:val="00A657F7"/>
    <w:rsid w:val="00A700F8"/>
    <w:rsid w:val="00A710A5"/>
    <w:rsid w:val="00A7284D"/>
    <w:rsid w:val="00A7387E"/>
    <w:rsid w:val="00A74A92"/>
    <w:rsid w:val="00A809EF"/>
    <w:rsid w:val="00A81126"/>
    <w:rsid w:val="00A81E90"/>
    <w:rsid w:val="00A865C8"/>
    <w:rsid w:val="00A87FF7"/>
    <w:rsid w:val="00A96921"/>
    <w:rsid w:val="00A9717C"/>
    <w:rsid w:val="00AA1D5B"/>
    <w:rsid w:val="00AA221C"/>
    <w:rsid w:val="00AA29F9"/>
    <w:rsid w:val="00AB0F6E"/>
    <w:rsid w:val="00AB58A7"/>
    <w:rsid w:val="00AB5C38"/>
    <w:rsid w:val="00AC1264"/>
    <w:rsid w:val="00AC3487"/>
    <w:rsid w:val="00AC353C"/>
    <w:rsid w:val="00AC4440"/>
    <w:rsid w:val="00AD34AB"/>
    <w:rsid w:val="00AD5069"/>
    <w:rsid w:val="00AD6074"/>
    <w:rsid w:val="00AD77BF"/>
    <w:rsid w:val="00AE0EEE"/>
    <w:rsid w:val="00AE1500"/>
    <w:rsid w:val="00AE32C3"/>
    <w:rsid w:val="00AE5B31"/>
    <w:rsid w:val="00B02FF9"/>
    <w:rsid w:val="00B03A63"/>
    <w:rsid w:val="00B04A48"/>
    <w:rsid w:val="00B06C46"/>
    <w:rsid w:val="00B163C5"/>
    <w:rsid w:val="00B21CB0"/>
    <w:rsid w:val="00B2423A"/>
    <w:rsid w:val="00B244E0"/>
    <w:rsid w:val="00B27A87"/>
    <w:rsid w:val="00B421BA"/>
    <w:rsid w:val="00B46CFF"/>
    <w:rsid w:val="00B50291"/>
    <w:rsid w:val="00B551E5"/>
    <w:rsid w:val="00B56410"/>
    <w:rsid w:val="00B56B71"/>
    <w:rsid w:val="00B627ED"/>
    <w:rsid w:val="00B62C93"/>
    <w:rsid w:val="00B67757"/>
    <w:rsid w:val="00B820EB"/>
    <w:rsid w:val="00B82CF6"/>
    <w:rsid w:val="00B84DE0"/>
    <w:rsid w:val="00B8762F"/>
    <w:rsid w:val="00B8764A"/>
    <w:rsid w:val="00B90A1C"/>
    <w:rsid w:val="00B922EE"/>
    <w:rsid w:val="00B96EFE"/>
    <w:rsid w:val="00B972F5"/>
    <w:rsid w:val="00BA08A4"/>
    <w:rsid w:val="00BA6CE7"/>
    <w:rsid w:val="00BB6816"/>
    <w:rsid w:val="00BC0E71"/>
    <w:rsid w:val="00BC14F6"/>
    <w:rsid w:val="00BC2AB3"/>
    <w:rsid w:val="00BC7027"/>
    <w:rsid w:val="00BE5C21"/>
    <w:rsid w:val="00BE62E2"/>
    <w:rsid w:val="00BF68FF"/>
    <w:rsid w:val="00BF76CB"/>
    <w:rsid w:val="00C07C51"/>
    <w:rsid w:val="00C11C9A"/>
    <w:rsid w:val="00C12D9F"/>
    <w:rsid w:val="00C14FA5"/>
    <w:rsid w:val="00C23662"/>
    <w:rsid w:val="00C2525B"/>
    <w:rsid w:val="00C2751C"/>
    <w:rsid w:val="00C323CB"/>
    <w:rsid w:val="00C34FA0"/>
    <w:rsid w:val="00C4058C"/>
    <w:rsid w:val="00C40A17"/>
    <w:rsid w:val="00C40BE8"/>
    <w:rsid w:val="00C44C3C"/>
    <w:rsid w:val="00C44C46"/>
    <w:rsid w:val="00C45B2A"/>
    <w:rsid w:val="00C47C4B"/>
    <w:rsid w:val="00C47F2C"/>
    <w:rsid w:val="00C53DBC"/>
    <w:rsid w:val="00C56A40"/>
    <w:rsid w:val="00C609BE"/>
    <w:rsid w:val="00C61C9B"/>
    <w:rsid w:val="00C76E0B"/>
    <w:rsid w:val="00C76E9A"/>
    <w:rsid w:val="00C77F81"/>
    <w:rsid w:val="00C822B4"/>
    <w:rsid w:val="00C83437"/>
    <w:rsid w:val="00C84701"/>
    <w:rsid w:val="00CA135C"/>
    <w:rsid w:val="00CA2FF9"/>
    <w:rsid w:val="00CB43E4"/>
    <w:rsid w:val="00CB623F"/>
    <w:rsid w:val="00CC28C2"/>
    <w:rsid w:val="00CC59F5"/>
    <w:rsid w:val="00CD4BB2"/>
    <w:rsid w:val="00CD4C06"/>
    <w:rsid w:val="00CD66A4"/>
    <w:rsid w:val="00CD6B8C"/>
    <w:rsid w:val="00CE26AF"/>
    <w:rsid w:val="00CF5A3D"/>
    <w:rsid w:val="00D02E17"/>
    <w:rsid w:val="00D0306B"/>
    <w:rsid w:val="00D030B8"/>
    <w:rsid w:val="00D043A5"/>
    <w:rsid w:val="00D226B6"/>
    <w:rsid w:val="00D25482"/>
    <w:rsid w:val="00D25959"/>
    <w:rsid w:val="00D26CFA"/>
    <w:rsid w:val="00D338AD"/>
    <w:rsid w:val="00D33D48"/>
    <w:rsid w:val="00D340B8"/>
    <w:rsid w:val="00D3532C"/>
    <w:rsid w:val="00D53872"/>
    <w:rsid w:val="00D64D8F"/>
    <w:rsid w:val="00D6523F"/>
    <w:rsid w:val="00D66690"/>
    <w:rsid w:val="00D760A3"/>
    <w:rsid w:val="00D80E6F"/>
    <w:rsid w:val="00D84C71"/>
    <w:rsid w:val="00D900EF"/>
    <w:rsid w:val="00D94369"/>
    <w:rsid w:val="00D95B9E"/>
    <w:rsid w:val="00D96460"/>
    <w:rsid w:val="00DA10B4"/>
    <w:rsid w:val="00DA57B6"/>
    <w:rsid w:val="00DA7019"/>
    <w:rsid w:val="00DB138E"/>
    <w:rsid w:val="00DB41DA"/>
    <w:rsid w:val="00DC20CB"/>
    <w:rsid w:val="00DC7F62"/>
    <w:rsid w:val="00DD3BAD"/>
    <w:rsid w:val="00DD6208"/>
    <w:rsid w:val="00DD7770"/>
    <w:rsid w:val="00DE0337"/>
    <w:rsid w:val="00DF0EF3"/>
    <w:rsid w:val="00DF1FBE"/>
    <w:rsid w:val="00DF735C"/>
    <w:rsid w:val="00E0032E"/>
    <w:rsid w:val="00E0391A"/>
    <w:rsid w:val="00E04316"/>
    <w:rsid w:val="00E11706"/>
    <w:rsid w:val="00E11F87"/>
    <w:rsid w:val="00E1393F"/>
    <w:rsid w:val="00E14E19"/>
    <w:rsid w:val="00E22277"/>
    <w:rsid w:val="00E24212"/>
    <w:rsid w:val="00E25AA1"/>
    <w:rsid w:val="00E2729E"/>
    <w:rsid w:val="00E35EF0"/>
    <w:rsid w:val="00E40A7A"/>
    <w:rsid w:val="00E42CBA"/>
    <w:rsid w:val="00E46788"/>
    <w:rsid w:val="00E51FA1"/>
    <w:rsid w:val="00E5234A"/>
    <w:rsid w:val="00E6375B"/>
    <w:rsid w:val="00E64189"/>
    <w:rsid w:val="00E64940"/>
    <w:rsid w:val="00E65AFA"/>
    <w:rsid w:val="00E66F9A"/>
    <w:rsid w:val="00E73D2E"/>
    <w:rsid w:val="00E744EC"/>
    <w:rsid w:val="00E75C54"/>
    <w:rsid w:val="00E770A2"/>
    <w:rsid w:val="00E81768"/>
    <w:rsid w:val="00E827A6"/>
    <w:rsid w:val="00E830C7"/>
    <w:rsid w:val="00E904D4"/>
    <w:rsid w:val="00E94284"/>
    <w:rsid w:val="00EA342F"/>
    <w:rsid w:val="00EB1043"/>
    <w:rsid w:val="00EB3FA5"/>
    <w:rsid w:val="00EB7448"/>
    <w:rsid w:val="00EC06DD"/>
    <w:rsid w:val="00EC6E3C"/>
    <w:rsid w:val="00ED3037"/>
    <w:rsid w:val="00ED68D7"/>
    <w:rsid w:val="00EE1536"/>
    <w:rsid w:val="00EE217D"/>
    <w:rsid w:val="00EE77D7"/>
    <w:rsid w:val="00EF24F4"/>
    <w:rsid w:val="00EF6C3E"/>
    <w:rsid w:val="00F02799"/>
    <w:rsid w:val="00F06380"/>
    <w:rsid w:val="00F11902"/>
    <w:rsid w:val="00F14709"/>
    <w:rsid w:val="00F21F41"/>
    <w:rsid w:val="00F258DC"/>
    <w:rsid w:val="00F26B77"/>
    <w:rsid w:val="00F316F9"/>
    <w:rsid w:val="00F43CAE"/>
    <w:rsid w:val="00F43D1E"/>
    <w:rsid w:val="00F45DE8"/>
    <w:rsid w:val="00F47C6A"/>
    <w:rsid w:val="00F5292D"/>
    <w:rsid w:val="00F55304"/>
    <w:rsid w:val="00F5606A"/>
    <w:rsid w:val="00F57A1A"/>
    <w:rsid w:val="00F63C0A"/>
    <w:rsid w:val="00F63E92"/>
    <w:rsid w:val="00F71C24"/>
    <w:rsid w:val="00F85361"/>
    <w:rsid w:val="00F8554F"/>
    <w:rsid w:val="00F8730F"/>
    <w:rsid w:val="00F94504"/>
    <w:rsid w:val="00F97BE9"/>
    <w:rsid w:val="00FA1C12"/>
    <w:rsid w:val="00FA297F"/>
    <w:rsid w:val="00FA332B"/>
    <w:rsid w:val="00FB3DC8"/>
    <w:rsid w:val="00FB402F"/>
    <w:rsid w:val="00FB5474"/>
    <w:rsid w:val="00FC009D"/>
    <w:rsid w:val="00FC046C"/>
    <w:rsid w:val="00FC2316"/>
    <w:rsid w:val="00FC3D0D"/>
    <w:rsid w:val="00FC5C1A"/>
    <w:rsid w:val="00FC6878"/>
    <w:rsid w:val="00FC6979"/>
    <w:rsid w:val="00FC6DE9"/>
    <w:rsid w:val="00FC6EF1"/>
    <w:rsid w:val="00FD1577"/>
    <w:rsid w:val="00FD3BA5"/>
    <w:rsid w:val="00FD3BCD"/>
    <w:rsid w:val="00FF15A5"/>
    <w:rsid w:val="00FF1665"/>
    <w:rsid w:val="00FF4C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F0F44B"/>
  <w15:docId w15:val="{9B6ADE22-472B-ED47-A861-F8E8040C1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1706"/>
  </w:style>
  <w:style w:type="paragraph" w:styleId="Heading1">
    <w:name w:val="heading 1"/>
    <w:uiPriority w:val="9"/>
    <w:qFormat/>
    <w:pPr>
      <w:spacing w:before="320" w:after="160"/>
      <w:outlineLvl w:val="0"/>
    </w:pPr>
    <w:rPr>
      <w:b/>
      <w:bCs/>
      <w:color w:val="1F3864"/>
      <w:sz w:val="30"/>
      <w:szCs w:val="30"/>
    </w:rPr>
  </w:style>
  <w:style w:type="paragraph" w:styleId="Heading2">
    <w:name w:val="heading 2"/>
    <w:uiPriority w:val="9"/>
    <w:unhideWhenUsed/>
    <w:qFormat/>
    <w:pPr>
      <w:spacing w:before="260" w:after="120"/>
      <w:outlineLvl w:val="1"/>
    </w:pPr>
    <w:rPr>
      <w:b/>
      <w:bCs/>
      <w:color w:val="1F3864"/>
      <w:sz w:val="26"/>
      <w:szCs w:val="26"/>
    </w:rPr>
  </w:style>
  <w:style w:type="paragraph" w:styleId="Heading3">
    <w:name w:val="heading 3"/>
    <w:uiPriority w:val="9"/>
    <w:unhideWhenUsed/>
    <w:qFormat/>
    <w:pPr>
      <w:spacing w:before="200" w:after="100"/>
      <w:outlineLvl w:val="2"/>
    </w:pPr>
    <w:rPr>
      <w:b/>
      <w:bCs/>
      <w:i/>
      <w:i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EB3FA5"/>
  </w:style>
  <w:style w:type="paragraph" w:styleId="Header">
    <w:name w:val="header"/>
    <w:basedOn w:val="Normal"/>
    <w:link w:val="HeaderChar"/>
    <w:uiPriority w:val="99"/>
    <w:unhideWhenUsed/>
    <w:rsid w:val="00E51FA1"/>
    <w:pPr>
      <w:tabs>
        <w:tab w:val="center" w:pos="4513"/>
        <w:tab w:val="right" w:pos="9026"/>
      </w:tabs>
    </w:pPr>
  </w:style>
  <w:style w:type="character" w:customStyle="1" w:styleId="HeaderChar">
    <w:name w:val="Header Char"/>
    <w:basedOn w:val="DefaultParagraphFont"/>
    <w:link w:val="Header"/>
    <w:uiPriority w:val="99"/>
    <w:rsid w:val="00E51FA1"/>
  </w:style>
  <w:style w:type="character" w:styleId="UnresolvedMention">
    <w:name w:val="Unresolved Mention"/>
    <w:basedOn w:val="DefaultParagraphFont"/>
    <w:uiPriority w:val="99"/>
    <w:semiHidden/>
    <w:unhideWhenUsed/>
    <w:rsid w:val="00DC7F62"/>
    <w:rPr>
      <w:color w:val="605E5C"/>
      <w:shd w:val="clear" w:color="auto" w:fill="E1DFDD"/>
    </w:rPr>
  </w:style>
  <w:style w:type="character" w:styleId="FollowedHyperlink">
    <w:name w:val="FollowedHyperlink"/>
    <w:basedOn w:val="DefaultParagraphFont"/>
    <w:uiPriority w:val="99"/>
    <w:semiHidden/>
    <w:unhideWhenUsed/>
    <w:rsid w:val="00F43D1E"/>
    <w:rPr>
      <w:color w:val="954F72" w:themeColor="followedHyperlink"/>
      <w:u w:val="single"/>
    </w:rPr>
  </w:style>
  <w:style w:type="paragraph" w:styleId="Footer">
    <w:name w:val="footer"/>
    <w:basedOn w:val="Normal"/>
    <w:link w:val="FooterChar"/>
    <w:uiPriority w:val="99"/>
    <w:unhideWhenUsed/>
    <w:rsid w:val="00D53872"/>
    <w:pPr>
      <w:tabs>
        <w:tab w:val="center" w:pos="4513"/>
        <w:tab w:val="right" w:pos="9026"/>
      </w:tabs>
    </w:pPr>
  </w:style>
  <w:style w:type="character" w:customStyle="1" w:styleId="FooterChar">
    <w:name w:val="Footer Char"/>
    <w:basedOn w:val="DefaultParagraphFont"/>
    <w:link w:val="Footer"/>
    <w:uiPriority w:val="99"/>
    <w:rsid w:val="00D53872"/>
  </w:style>
  <w:style w:type="character" w:styleId="PageNumber">
    <w:name w:val="page number"/>
    <w:basedOn w:val="DefaultParagraphFont"/>
    <w:uiPriority w:val="99"/>
    <w:semiHidden/>
    <w:unhideWhenUsed/>
    <w:rsid w:val="00D53872"/>
  </w:style>
  <w:style w:type="paragraph" w:styleId="Bibliography">
    <w:name w:val="Bibliography"/>
    <w:basedOn w:val="Normal"/>
    <w:next w:val="Normal"/>
    <w:uiPriority w:val="37"/>
    <w:unhideWhenUsed/>
    <w:rsid w:val="002614E5"/>
    <w:pPr>
      <w:spacing w:after="240"/>
    </w:p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semiHidden/>
    <w:unhideWhenUsed/>
    <w:rsid w:val="008A74EA"/>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758602">
      <w:bodyDiv w:val="1"/>
      <w:marLeft w:val="0"/>
      <w:marRight w:val="0"/>
      <w:marTop w:val="0"/>
      <w:marBottom w:val="0"/>
      <w:divBdr>
        <w:top w:val="none" w:sz="0" w:space="0" w:color="auto"/>
        <w:left w:val="none" w:sz="0" w:space="0" w:color="auto"/>
        <w:bottom w:val="none" w:sz="0" w:space="0" w:color="auto"/>
        <w:right w:val="none" w:sz="0" w:space="0" w:color="auto"/>
      </w:divBdr>
    </w:div>
    <w:div w:id="1253130152">
      <w:bodyDiv w:val="1"/>
      <w:marLeft w:val="0"/>
      <w:marRight w:val="0"/>
      <w:marTop w:val="0"/>
      <w:marBottom w:val="0"/>
      <w:divBdr>
        <w:top w:val="none" w:sz="0" w:space="0" w:color="auto"/>
        <w:left w:val="none" w:sz="0" w:space="0" w:color="auto"/>
        <w:bottom w:val="none" w:sz="0" w:space="0" w:color="auto"/>
        <w:right w:val="none" w:sz="0" w:space="0" w:color="auto"/>
      </w:divBdr>
      <w:divsChild>
        <w:div w:id="1351175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5739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yperlink" Target="mailto:expedito.olimi@tugraz.at" TargetMode="Externa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OpenGene/fastp"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yperlink" Target="https://qiime2.org"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github.com/rpetit3/fastq-dl" TargetMode="External"/><Relationship Id="rId14" Type="http://schemas.openxmlformats.org/officeDocument/2006/relationships/image" Target="media/image4.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9936</TotalTime>
  <Pages>34</Pages>
  <Words>37668</Words>
  <Characters>214709</Characters>
  <Application>Microsoft Office Word</Application>
  <DocSecurity>0</DocSecurity>
  <Lines>1789</Lines>
  <Paragraphs>503</Paragraphs>
  <ScaleCrop>false</ScaleCrop>
  <HeadingPairs>
    <vt:vector size="2" baseType="variant">
      <vt:variant>
        <vt:lpstr>Title</vt:lpstr>
      </vt:variant>
      <vt:variant>
        <vt:i4>1</vt:i4>
      </vt:variant>
    </vt:vector>
  </HeadingPairs>
  <TitlesOfParts>
    <vt:vector size="1" baseType="lpstr">
      <vt:lpstr>Seed-to-seedling 16S meta-analysis</vt:lpstr>
    </vt:vector>
  </TitlesOfParts>
  <Company/>
  <LinksUpToDate>false</LinksUpToDate>
  <CharactersWithSpaces>251874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Seed-to-seedling 16S meta-analysis</dc:title>
  <dc:subject/>
  <dc:creator>Expedito Olimi</dc:creator>
  <cp:keywords/>
  <dc:description/>
  <cp:lastModifiedBy>Expedito Olimi</cp:lastModifiedBy>
  <cp:revision>296</cp:revision>
  <dcterms:created xsi:type="dcterms:W3CDTF">2026-06-15T11:54:00Z</dcterms:created>
  <dcterms:modified xsi:type="dcterms:W3CDTF">2026-10-28T16:04:00Z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zotero-version="10.0.6"&gt;&lt;session id="ZEyrbjYe"/&gt;&lt;style id="http://www.zotero.org/styles/new-phytologist" hasBibliography="1" bibliographyStyleHasBeenSet="1"/&gt;&lt;prefs&gt;&lt;pref name="fieldType" value="Field"/&gt;&lt;pref name="dontAskDelayCitat</vt:lpwstr>
  </property>
  <property fmtid="{D5CDD505-2E9C-101B-9397-08002B2CF9AE}" pid="3" name="ZOTERO_PREF_2">
    <vt:lpwstr>ionUpdates" value="true"/&gt;&lt;/prefs&gt;&lt;/data&gt;</vt:lpwstr>
  </property>
</Properties>
</file>