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7019" w:rsidRDefault="00DA7019" w:rsidP="00F85361">
      <w:pPr>
        <w:spacing w:before="80" w:after="120" w:line="276" w:lineRule="auto"/>
        <w:jc w:val="center"/>
        <w:rPr>
          <w:rFonts w:ascii="Verdana" w:hAnsi="Verdana"/>
          <w:b/>
          <w:bCs/>
          <w:sz w:val="24"/>
          <w:szCs w:val="24"/>
        </w:rPr>
      </w:pPr>
      <w:r w:rsidRPr="00F85361">
        <w:rPr>
          <w:rFonts w:ascii="Verdana" w:hAnsi="Verdana"/>
          <w:b/>
          <w:bCs/>
          <w:sz w:val="24"/>
          <w:szCs w:val="24"/>
        </w:rPr>
        <w:t>Meta-analysis of the Seedling Microbiome:</w:t>
      </w:r>
      <w:r w:rsidRPr="00F85361">
        <w:rPr>
          <w:rFonts w:ascii="Verdana" w:hAnsi="Verdana"/>
          <w:b/>
          <w:bCs/>
          <w:sz w:val="24"/>
          <w:szCs w:val="24"/>
        </w:rPr>
        <w:t xml:space="preserve"> </w:t>
      </w:r>
      <w:r w:rsidRPr="00F85361">
        <w:rPr>
          <w:rFonts w:ascii="Verdana" w:hAnsi="Verdana"/>
          <w:b/>
          <w:bCs/>
          <w:sz w:val="24"/>
          <w:szCs w:val="24"/>
        </w:rPr>
        <w:t>Identifying Core Bacterial Taxa and Compositional Differences Across Plant</w:t>
      </w:r>
      <w:r w:rsidRPr="00F85361">
        <w:rPr>
          <w:rFonts w:ascii="Verdana" w:hAnsi="Verdana"/>
          <w:b/>
          <w:bCs/>
          <w:sz w:val="24"/>
          <w:szCs w:val="24"/>
        </w:rPr>
        <w:t xml:space="preserve"> </w:t>
      </w:r>
      <w:r w:rsidRPr="00F85361">
        <w:rPr>
          <w:rFonts w:ascii="Verdana" w:hAnsi="Verdana"/>
          <w:b/>
          <w:bCs/>
          <w:sz w:val="24"/>
          <w:szCs w:val="24"/>
        </w:rPr>
        <w:t>Species</w:t>
      </w:r>
    </w:p>
    <w:p w:rsidR="00F85361" w:rsidRPr="00F85361" w:rsidRDefault="00F85361" w:rsidP="00F85361">
      <w:pPr>
        <w:spacing w:before="80" w:after="120" w:line="276" w:lineRule="auto"/>
        <w:jc w:val="center"/>
        <w:rPr>
          <w:rFonts w:ascii="Verdana" w:hAnsi="Verdana"/>
          <w:b/>
          <w:bCs/>
          <w:sz w:val="24"/>
          <w:szCs w:val="24"/>
        </w:rPr>
      </w:pPr>
    </w:p>
    <w:p w:rsidR="00015D8D" w:rsidRDefault="00000000" w:rsidP="00F85361">
      <w:pPr>
        <w:spacing w:before="80" w:after="120" w:line="276" w:lineRule="auto"/>
        <w:jc w:val="center"/>
        <w:rPr>
          <w:rFonts w:ascii="Verdana" w:hAnsi="Verdana"/>
          <w:vertAlign w:val="superscript"/>
        </w:rPr>
      </w:pPr>
      <w:r w:rsidRPr="00F85361">
        <w:rPr>
          <w:rFonts w:ascii="Verdana" w:hAnsi="Verdana"/>
          <w:b/>
          <w:bCs/>
        </w:rPr>
        <w:t>Expedito Olimi</w:t>
      </w:r>
      <w:r w:rsidRPr="00F85361">
        <w:rPr>
          <w:rFonts w:ascii="Verdana" w:hAnsi="Verdana"/>
          <w:vertAlign w:val="superscript"/>
        </w:rPr>
        <w:t>1,2</w:t>
      </w:r>
      <w:r w:rsidR="00F85361">
        <w:rPr>
          <w:rFonts w:ascii="Verdana" w:hAnsi="Verdana"/>
          <w:vertAlign w:val="superscript"/>
        </w:rPr>
        <w:t>*</w:t>
      </w:r>
      <w:r w:rsidR="00F85361">
        <w:rPr>
          <w:rFonts w:ascii="Verdana" w:hAnsi="Verdana"/>
        </w:rPr>
        <w:t>, Elizabeth Stanly</w:t>
      </w:r>
      <w:r w:rsidR="00F85361">
        <w:rPr>
          <w:rFonts w:ascii="Verdana" w:hAnsi="Verdana"/>
          <w:vertAlign w:val="superscript"/>
        </w:rPr>
        <w:t>2</w:t>
      </w:r>
      <w:r w:rsidRPr="00F85361">
        <w:rPr>
          <w:rFonts w:ascii="Verdana" w:hAnsi="Verdana"/>
        </w:rPr>
        <w:t xml:space="preserve">, </w:t>
      </w:r>
      <w:r w:rsidR="00F85361">
        <w:rPr>
          <w:rFonts w:ascii="Verdana" w:hAnsi="Verdana"/>
        </w:rPr>
        <w:t>Tomislav Cernava</w:t>
      </w:r>
      <w:r w:rsidR="00F85361">
        <w:rPr>
          <w:rFonts w:ascii="Verdana" w:hAnsi="Verdana"/>
          <w:vertAlign w:val="superscript"/>
        </w:rPr>
        <w:t>2</w:t>
      </w:r>
    </w:p>
    <w:p w:rsidR="00F85361" w:rsidRDefault="00F85361" w:rsidP="00F85361">
      <w:pPr>
        <w:spacing w:before="80" w:after="120" w:line="276" w:lineRule="auto"/>
        <w:rPr>
          <w:rFonts w:ascii="Verdana" w:hAnsi="Verdana"/>
          <w:vertAlign w:val="superscript"/>
        </w:rPr>
      </w:pPr>
    </w:p>
    <w:p w:rsidR="00F85361" w:rsidRPr="00F85361" w:rsidRDefault="00F85361" w:rsidP="00F85361">
      <w:pPr>
        <w:spacing w:before="80" w:after="120" w:line="276" w:lineRule="auto"/>
        <w:rPr>
          <w:rFonts w:ascii="Verdana" w:hAnsi="Verdana"/>
        </w:rPr>
      </w:pPr>
      <w:r w:rsidRPr="00F85361">
        <w:rPr>
          <w:rFonts w:ascii="Verdana" w:eastAsia="Times" w:hAnsi="Verdana" w:cs="Times New Roman"/>
          <w:color w:val="000000" w:themeColor="text1"/>
          <w:vertAlign w:val="superscript"/>
        </w:rPr>
        <w:t>1</w:t>
      </w:r>
      <w:r w:rsidRPr="00F85361">
        <w:rPr>
          <w:rFonts w:ascii="Verdana" w:eastAsia="Times" w:hAnsi="Verdana" w:cs="Times New Roman"/>
          <w:color w:val="000000" w:themeColor="text1"/>
        </w:rPr>
        <w:t xml:space="preserve">Graz University of Technology, </w:t>
      </w:r>
      <w:r>
        <w:rPr>
          <w:rFonts w:ascii="Verdana" w:eastAsia="Times" w:hAnsi="Verdana" w:cs="Times New Roman"/>
          <w:color w:val="000000" w:themeColor="text1"/>
        </w:rPr>
        <w:t xml:space="preserve">Institute of Environmental Biotechnology, </w:t>
      </w:r>
      <w:r w:rsidRPr="00F85361">
        <w:rPr>
          <w:rFonts w:ascii="Verdana" w:eastAsia="Times" w:hAnsi="Verdana" w:cs="Times New Roman"/>
          <w:color w:val="000000" w:themeColor="text1"/>
        </w:rPr>
        <w:t>Austria</w:t>
      </w:r>
    </w:p>
    <w:p w:rsidR="00F85361" w:rsidRDefault="00F85361" w:rsidP="00F85361">
      <w:pPr>
        <w:spacing w:before="80" w:after="120" w:line="276" w:lineRule="auto"/>
        <w:rPr>
          <w:rFonts w:ascii="Verdana" w:hAnsi="Verdana"/>
        </w:rPr>
      </w:pPr>
      <w:r>
        <w:rPr>
          <w:rFonts w:ascii="Verdana" w:hAnsi="Verdana"/>
          <w:vertAlign w:val="superscript"/>
        </w:rPr>
        <w:t>2</w:t>
      </w:r>
      <w:r w:rsidR="00000000" w:rsidRPr="00F85361">
        <w:rPr>
          <w:rFonts w:ascii="Verdana" w:hAnsi="Verdana"/>
        </w:rPr>
        <w:t xml:space="preserve"> School of Biological Sciences, University of Southampton, Southampton, United Kingdom. </w:t>
      </w:r>
    </w:p>
    <w:p w:rsidR="00015D8D" w:rsidRPr="00F85361" w:rsidRDefault="00000000" w:rsidP="00F85361">
      <w:pPr>
        <w:spacing w:before="80" w:after="120" w:line="276" w:lineRule="auto"/>
        <w:rPr>
          <w:rFonts w:ascii="Verdana" w:hAnsi="Verdana"/>
        </w:rPr>
      </w:pPr>
      <w:r w:rsidRPr="00F85361">
        <w:rPr>
          <w:rFonts w:ascii="Verdana" w:hAnsi="Verdana"/>
        </w:rPr>
        <w:t xml:space="preserve">* Correspondence: </w:t>
      </w:r>
      <w:r w:rsidR="00F85361">
        <w:rPr>
          <w:rFonts w:ascii="Verdana" w:hAnsi="Verdana"/>
        </w:rPr>
        <w:t>expedito.olimi@tugraz.at</w:t>
      </w:r>
    </w:p>
    <w:p w:rsidR="00015D8D" w:rsidRPr="00F85361" w:rsidRDefault="00015D8D" w:rsidP="00F85361">
      <w:pPr>
        <w:spacing w:line="276" w:lineRule="auto"/>
        <w:rPr>
          <w:rFonts w:ascii="Verdana" w:hAnsi="Verdana"/>
        </w:rPr>
      </w:pPr>
    </w:p>
    <w:p w:rsidR="00015D8D" w:rsidRPr="00F85361" w:rsidRDefault="00000000" w:rsidP="00F85361">
      <w:pPr>
        <w:pStyle w:val="Heading1"/>
        <w:spacing w:line="276" w:lineRule="auto"/>
        <w:rPr>
          <w:rFonts w:ascii="Verdana" w:hAnsi="Verdana"/>
        </w:rPr>
      </w:pPr>
      <w:r w:rsidRPr="00F85361">
        <w:rPr>
          <w:rFonts w:ascii="Verdana" w:hAnsi="Verdana"/>
        </w:rPr>
        <w:t>Abstract</w:t>
      </w:r>
    </w:p>
    <w:p w:rsidR="00EB3FA5" w:rsidRPr="00F85361" w:rsidRDefault="00000000" w:rsidP="00F85361">
      <w:pPr>
        <w:spacing w:before="80" w:after="120" w:line="276" w:lineRule="auto"/>
        <w:jc w:val="both"/>
        <w:rPr>
          <w:ins w:id="0" w:author="Expedito Olimi" w:date="2026-06-16T09:56:00Z"/>
          <w:rFonts w:ascii="Verdana" w:hAnsi="Verdana"/>
        </w:rPr>
      </w:pPr>
      <w:r w:rsidRPr="00F85361">
        <w:rPr>
          <w:rFonts w:ascii="Verdana" w:hAnsi="Verdana"/>
        </w:rPr>
        <w:t>Seedlings are a narrow developmental window during which the bacterial communities a plant will carry into the rest of its life are largely set. Despite extensive work on the rhizosphere and phyllosphere of mature plants, the seed-to-seedling transition has been studied in scattered single-host, single-site experiments, which makes it hard to tell whether the patterns reported in any one paper generalize across hosts, cultivars, geographies, and study designs.</w:t>
      </w:r>
      <w:r w:rsidR="00EB3FA5">
        <w:rPr>
          <w:rFonts w:ascii="Verdana" w:hAnsi="Verdana"/>
        </w:rPr>
        <w:t xml:space="preserve"> Moreover, we </w:t>
      </w:r>
      <w:r w:rsidRPr="00F85361">
        <w:rPr>
          <w:rFonts w:ascii="Verdana" w:hAnsi="Verdana"/>
        </w:rPr>
        <w:t>also do</w:t>
      </w:r>
      <w:r w:rsidR="00EB3FA5">
        <w:rPr>
          <w:rFonts w:ascii="Verdana" w:hAnsi="Verdana"/>
        </w:rPr>
        <w:t xml:space="preserve"> not</w:t>
      </w:r>
      <w:r w:rsidRPr="00F85361">
        <w:rPr>
          <w:rFonts w:ascii="Verdana" w:hAnsi="Verdana"/>
        </w:rPr>
        <w:t xml:space="preserve"> well understand which taxa are reliably enriched on either side of the seed-to-seedling transition</w:t>
      </w:r>
      <w:ins w:id="1" w:author="Expedito Olimi" w:date="2026-06-16T09:56:00Z">
        <w:r w:rsidR="00EB3FA5">
          <w:rPr>
            <w:rFonts w:ascii="Verdana" w:hAnsi="Verdana"/>
          </w:rPr>
          <w:t>.</w:t>
        </w:r>
      </w:ins>
    </w:p>
    <w:p w:rsidR="00015D8D" w:rsidRPr="00F85361" w:rsidRDefault="00510071" w:rsidP="00F85361">
      <w:pPr>
        <w:spacing w:before="80" w:after="120" w:line="276" w:lineRule="auto"/>
        <w:jc w:val="both"/>
        <w:rPr>
          <w:rFonts w:ascii="Verdana" w:hAnsi="Verdana"/>
        </w:rPr>
      </w:pPr>
      <w:ins w:id="2" w:author="Expedito Olimi" w:date="2026-06-16T10:01:00Z">
        <w:r>
          <w:rPr>
            <w:rFonts w:ascii="Verdana" w:hAnsi="Verdana"/>
          </w:rPr>
          <w:t>W</w:t>
        </w:r>
      </w:ins>
      <w:ins w:id="3" w:author="Expedito Olimi" w:date="2026-06-16T09:56:00Z">
        <w:r w:rsidR="00EB3FA5">
          <w:rPr>
            <w:rFonts w:ascii="Verdana" w:hAnsi="Verdana"/>
          </w:rPr>
          <w:t>e</w:t>
        </w:r>
        <w:r w:rsidR="00EB3FA5" w:rsidRPr="00F85361">
          <w:rPr>
            <w:rFonts w:ascii="Verdana" w:hAnsi="Verdana"/>
          </w:rPr>
          <w:t xml:space="preserve"> </w:t>
        </w:r>
      </w:ins>
      <w:ins w:id="4" w:author="Expedito Olimi" w:date="2026-06-16T09:57:00Z">
        <w:r w:rsidR="00EB3FA5">
          <w:rPr>
            <w:rFonts w:ascii="Verdana" w:hAnsi="Verdana"/>
          </w:rPr>
          <w:t xml:space="preserve">retrieved </w:t>
        </w:r>
      </w:ins>
      <w:ins w:id="5" w:author="Expedito Olimi" w:date="2026-06-16T09:58:00Z">
        <w:r w:rsidR="00EB3FA5">
          <w:rPr>
            <w:rFonts w:ascii="Verdana" w:hAnsi="Verdana"/>
          </w:rPr>
          <w:t xml:space="preserve"> that</w:t>
        </w:r>
        <w:r w:rsidR="00EB3FA5">
          <w:rPr>
            <w:rFonts w:ascii="Verdana" w:hAnsi="Verdana"/>
          </w:rPr>
          <w:t xml:space="preserve">, </w:t>
        </w:r>
        <w:r w:rsidR="00EB3FA5">
          <w:rPr>
            <w:rFonts w:ascii="Verdana" w:hAnsi="Verdana"/>
          </w:rPr>
          <w:t xml:space="preserve">in part, aimed to examine seedling </w:t>
        </w:r>
      </w:ins>
      <w:ins w:id="6" w:author="Expedito Olimi" w:date="2026-06-16T10:01:00Z">
        <w:r>
          <w:rPr>
            <w:rFonts w:ascii="Verdana" w:hAnsi="Verdana"/>
          </w:rPr>
          <w:t>microbiome</w:t>
        </w:r>
      </w:ins>
      <w:ins w:id="7" w:author="Expedito Olimi" w:date="2026-06-16T09:58:00Z">
        <w:r w:rsidR="00EB3FA5">
          <w:rPr>
            <w:rFonts w:ascii="Verdana" w:hAnsi="Verdana"/>
          </w:rPr>
          <w:t xml:space="preserve">. </w:t>
        </w:r>
      </w:ins>
      <w:proofErr w:type="spellStart"/>
      <w:proofErr w:type="spellEnd"/>
      <w:proofErr w:type="spellStart"/>
      <w:proofErr w:type="spellEnd"/>
      <w:proofErr w:type="spellStart"/>
      <w:proofErr w:type="spellEnd"/>
      <w:r>
        <w:rPr>
          <w:rFonts w:ascii="Verdana" w:hAnsi="Verdana"/>
        </w:rPr>
        <w:t>We retrieved and reprocessed 16S rRNA amplicon datasets from eight publicly available studies (2,456 samples with recoverable count data; 1,886 retained after taxonomy and depth filtering) that, in part, aimed to examine the seedling microbiome, covering 17 plant species across 10 countries and three coarse developmental stages (seeds, seedlings, and accompanying soil controls). Reads were processed in QIIME2 (DADA2) and analyzed with phyloseq, vegan, and indicspecies in R. We quantified phylum- and genus-level composition, alpha diversity (Observed, Shannon) with sequencing depth as a covariate, beta diversity (Bray–Curtis on the 100 most abundant ASVs; tested with PERMANOVA and PERMDISP in parallel, both univariately and in a marginal model containing study, stage, and host species), indicator taxa for seed and seedling stages, and family- and cultivar-stratified correlations between the five dominant genera and developmental stage.</w:t>
      </w:r>
    </w:p>
    <w:p w:rsidR="00015D8D" w:rsidRPr="00F85361" w:rsidRDefault="00000000" w:rsidP="00F85361">
      <w:pPr>
        <w:pStyle w:val="Heading3"/>
        <w:spacing w:line="276" w:lineRule="auto"/>
        <w:rPr>
          <w:rFonts w:ascii="Verdana" w:hAnsi="Verdana"/>
        </w:rPr>
      </w:pPr>
      <w:r w:rsidRPr="00F85361">
        <w:rPr>
          <w:rFonts w:ascii="Verdana" w:hAnsi="Verdana"/>
        </w:rPr>
        <w:t>Results</w:t>
      </w:r>
    </w:p>
    <w:p w:rsidR="00015D8D" w:rsidRPr="00F85361" w:rsidRDefault="00000000" w:rsidP="00F85361">
      <w:pPr>
        <w:spacing w:before="80" w:after="120" w:line="276" w:lineRule="auto"/>
        <w:jc w:val="both"/>
        <w:rPr>
          <w:rFonts w:ascii="Verdana" w:hAnsi="Verdana"/>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Verdana" w:hAnsi="Verdana"/>
        </w:rPr>
        <w:t xml:space="preserve">Seed and seedling communities were dominated by Proteobacteria (mean relative abundance 71.9%, median 92.6%), followed by Firmicutes (12.8%) and Actinobacteriota (12.5%); the top three genera across the dataset were </w:t>
      </w:r>
      <w:r>
        <w:rPr>
          <w:rFonts w:ascii="Verdana" w:hAnsi="Verdana"/>
          <w:i/>
        </w:rPr>
        <w:t>Pantoea</w:t>
      </w:r>
      <w:r>
        <w:rPr>
          <w:rFonts w:ascii="Verdana" w:hAnsi="Verdana"/>
        </w:rPr>
        <w:t xml:space="preserve">, </w:t>
      </w:r>
      <w:r>
        <w:rPr>
          <w:rFonts w:ascii="Verdana" w:hAnsi="Verdana"/>
          <w:i/>
        </w:rPr>
        <w:t>Pseudomonas</w:t>
      </w:r>
      <w:r>
        <w:rPr>
          <w:rFonts w:ascii="Verdana" w:hAnsi="Verdana"/>
        </w:rPr>
        <w:t xml:space="preserve">, and </w:t>
      </w:r>
      <w:r>
        <w:rPr>
          <w:rFonts w:ascii="Verdana" w:hAnsi="Verdana"/>
          <w:i/>
        </w:rPr>
        <w:t>Erwinia</w:t>
      </w:r>
      <w:r>
        <w:rPr>
          <w:rFonts w:ascii="Verdana" w:hAnsi="Verdana"/>
        </w:rPr>
        <w:t xml:space="preserve">. Alpha diversity differed by developmental stage (Shannon: Kruskal–Wallis H = 36.4, p = 1.6 × 10⁻⁹, n = 1,883; Observed: H = 13.1, p = 2.9 × 10⁻⁴, n = 1,886), but the effect is small (ε² = 0.019 and 0.006) beside study identity (ε² = 0.254 and 0.231), and the richness difference does not survive adjustment for sequencing depth and study. In univariate PERMANOVA on Bray–Curtis distances among the 100 most abundant ASVs, host species (R² = 0.114) and cultivar (R² = 0.140) explained an order of magnitude more variation than developmental stage (R² = 0.012; p = 0.001 in all three cases, n = 1,553). In a marginal model, stage fell further to R² = 0.003 against host species R² = 0.077 and study identity R² = 0.029. PERMDISP was significant for every grouping tested (stage F = 21.5, p = 0.003), so location effects cannot be separated from dispersion. Despite that constraint, indicator analysis identified a seed-versus-seedling taxonomic signal: </w:t>
      </w:r>
      <w:r>
        <w:rPr>
          <w:rFonts w:ascii="Verdana" w:hAnsi="Verdana"/>
          <w:i/>
        </w:rPr>
        <w:t>Exiguobacterium</w:t>
      </w:r>
      <w:r>
        <w:rPr>
          <w:rFonts w:ascii="Verdana" w:hAnsi="Verdana"/>
        </w:rPr>
        <w:t xml:space="preserve"> and </w:t>
      </w:r>
      <w:r>
        <w:rPr>
          <w:rFonts w:ascii="Verdana" w:hAnsi="Verdana"/>
          <w:i/>
        </w:rPr>
        <w:t>Erwinia</w:t>
      </w:r>
      <w:r>
        <w:rPr>
          <w:rFonts w:ascii="Verdana" w:hAnsi="Verdana"/>
        </w:rPr>
        <w:t xml:space="preserve"> ASVs were indicators of the seed stage, while </w:t>
      </w:r>
      <w:r>
        <w:rPr>
          <w:rFonts w:ascii="Verdana" w:hAnsi="Verdana"/>
          <w:i/>
        </w:rPr>
        <w:t>Pantoea</w:t>
      </w:r>
      <w:r>
        <w:rPr>
          <w:rFonts w:ascii="Verdana" w:hAnsi="Verdana"/>
        </w:rPr>
        <w:t xml:space="preserve">, </w:t>
      </w:r>
      <w:r>
        <w:rPr>
          <w:rFonts w:ascii="Verdana" w:hAnsi="Verdana"/>
          <w:i/>
        </w:rPr>
        <w:t>Enterobacter</w:t>
      </w:r>
      <w:r>
        <w:rPr>
          <w:rFonts w:ascii="Verdana" w:hAnsi="Verdana"/>
        </w:rPr>
        <w:t xml:space="preserve">, </w:t>
      </w:r>
      <w:r>
        <w:rPr>
          <w:rFonts w:ascii="Verdana" w:hAnsi="Verdana"/>
          <w:i/>
        </w:rPr>
        <w:t>Kosakonia</w:t>
      </w:r>
      <w:r>
        <w:rPr>
          <w:rFonts w:ascii="Verdana" w:hAnsi="Verdana"/>
        </w:rPr>
        <w:t xml:space="preserve">, and </w:t>
      </w:r>
      <w:r>
        <w:rPr>
          <w:rFonts w:ascii="Verdana" w:hAnsi="Verdana"/>
          <w:i/>
        </w:rPr>
        <w:t>Pseudomonas</w:t>
      </w:r>
      <w:r>
        <w:rPr>
          <w:rFonts w:ascii="Verdana" w:hAnsi="Verdana"/>
        </w:rPr>
        <w:t xml:space="preserve"> ASVs were indicators of the seedling stage (all p = 0.001), although four of these six genera also contain ASVs that are significant indicators in the opposite direction. Family-stratified correlations recapitulated this pattern with host-specific twists: </w:t>
      </w:r>
      <w:r>
        <w:rPr>
          <w:rFonts w:ascii="Verdana" w:hAnsi="Verdana"/>
          <w:i/>
        </w:rPr>
        <w:t>Exiguobacterium</w:t>
      </w:r>
      <w:r>
        <w:rPr>
          <w:rFonts w:ascii="Verdana" w:hAnsi="Verdana"/>
        </w:rPr>
        <w:t xml:space="preserve"> collapsed from seed to seedling in Fabaceae (ρ = −0.41), and </w:t>
      </w:r>
      <w:r>
        <w:rPr>
          <w:rFonts w:ascii="Verdana" w:hAnsi="Verdana"/>
          <w:i/>
        </w:rPr>
        <w:t>Pseudomonas</w:t>
      </w:r>
      <w:r>
        <w:rPr>
          <w:rFonts w:ascii="Verdana" w:hAnsi="Verdana"/>
        </w:rPr>
        <w:t xml:space="preserve"> increased in Brassicaceae and Poaceae (ρ = 0.24 and 0.43, respectively).</w:t>
      </w:r>
    </w:p>
    <w:p w:rsidR="00015D8D" w:rsidRPr="00F85361" w:rsidRDefault="00000000" w:rsidP="00F85361">
      <w:pPr>
        <w:pStyle w:val="Heading3"/>
        <w:spacing w:line="276" w:lineRule="auto"/>
        <w:rPr>
          <w:rFonts w:ascii="Verdana" w:hAnsi="Verdana"/>
        </w:rPr>
      </w:pPr>
      <w:r w:rsidRPr="00F85361">
        <w:rPr>
          <w:rFonts w:ascii="Verdana" w:hAnsi="Verdana"/>
        </w:rPr>
        <w:t>Implication</w:t>
      </w:r>
    </w:p>
    <w:p w:rsidR="00015D8D" w:rsidRPr="00F85361" w:rsidRDefault="00000000" w:rsidP="00F85361">
      <w:pPr>
        <w:spacing w:before="80" w:after="120" w:line="276" w:lineRule="auto"/>
        <w:jc w:val="both"/>
        <w:rPr>
          <w:rFonts w:ascii="Verdana" w:hAnsi="Verdana"/>
        </w:rPr>
      </w:pPr>
      <w:r>
        <w:rPr>
          <w:rFonts w:ascii="Verdana" w:hAnsi="Verdana"/>
        </w:rPr>
        <w:t>While developmental stage carries a reproducible taxonomic signal at the seed-to-seedling transition, host species and cultivar dominate community structure, and study identity accounts for more variation than stage does in every analysis we ran. Because 98.8% of ASVs in this compilation occur in exactly one study, ASV-resolution cross-study comparisons are dominated by study-private features; the ordering we report is robust, but its magnitudes should be read as upper bounds on what generalizes. This means seedling-microbiome inoculant strategies built on stage-level generalizations are likely to miss the host context in which they will be deployed, and that meta-analytic claims about “the” seedling microbiome should be qualified by the species and cultivar coverage of the underlying datasets. Further studies are needed to validate these patterns in under-represented host families and to move beyond 16S taxonomy towards function.</w:t>
      </w:r>
    </w:p>
    <w:p w:rsidR="00015D8D" w:rsidRPr="00F85361" w:rsidRDefault="00015D8D" w:rsidP="00F85361">
      <w:pPr>
        <w:spacing w:line="276" w:lineRule="auto"/>
        <w:rPr>
          <w:rFonts w:ascii="Verdana" w:hAnsi="Verdana"/>
        </w:rPr>
      </w:pPr>
    </w:p>
    <w:p w:rsidR="00015D8D" w:rsidRPr="00F85361" w:rsidRDefault="00000000" w:rsidP="00F85361">
      <w:pPr>
        <w:spacing w:before="80" w:after="120" w:line="276" w:lineRule="auto"/>
        <w:jc w:val="both"/>
        <w:rPr>
          <w:rFonts w:ascii="Verdana" w:hAnsi="Verdana"/>
        </w:rPr>
      </w:pPr>
      <w:r w:rsidRPr="00F85361">
        <w:rPr>
          <w:rFonts w:ascii="Verdana" w:hAnsi="Verdana"/>
          <w:b/>
          <w:bCs/>
        </w:rPr>
        <w:t xml:space="preserve">Keywords: </w:t>
      </w:r>
      <w:r w:rsidRPr="00F85361">
        <w:rPr>
          <w:rFonts w:ascii="Verdana" w:hAnsi="Verdana"/>
        </w:rPr>
        <w:t xml:space="preserve">seed microbiome; seedling microbiome; 16S rRNA; meta-analysis; developmental stage; host species; PERMANOVA; indicator taxa; </w:t>
      </w:r>
      <w:proofErr w:type="spellStart"/>
      <w:r w:rsidRPr="00F85361">
        <w:rPr>
          <w:rFonts w:ascii="Verdana" w:hAnsi="Verdana"/>
        </w:rPr>
        <w:t>Pantoea</w:t>
      </w:r>
      <w:proofErr w:type="spellEnd"/>
      <w:r w:rsidRPr="00F85361">
        <w:rPr>
          <w:rFonts w:ascii="Verdana" w:hAnsi="Verdana"/>
        </w:rPr>
        <w:t xml:space="preserve">; </w:t>
      </w:r>
      <w:proofErr w:type="spellStart"/>
      <w:r w:rsidRPr="00F85361">
        <w:rPr>
          <w:rFonts w:ascii="Verdana" w:hAnsi="Verdana"/>
        </w:rPr>
        <w:t>Exiguobacterium</w:t>
      </w:r>
      <w:proofErr w:type="spellEnd"/>
      <w:r w:rsidRPr="00F85361">
        <w:rPr>
          <w:rFonts w:ascii="Verdana" w:hAnsi="Verdana"/>
        </w:rPr>
        <w:t>.</w:t>
      </w:r>
    </w:p>
    <w:p w:rsidR="00015D8D" w:rsidRPr="00F85361" w:rsidRDefault="00000000" w:rsidP="00F85361">
      <w:pPr>
        <w:spacing w:line="276" w:lineRule="auto"/>
        <w:rPr>
          <w:rFonts w:ascii="Verdana" w:hAnsi="Verdana"/>
        </w:rPr>
      </w:pPr>
      <w:r w:rsidRPr="00F85361">
        <w:rPr>
          <w:rFonts w:ascii="Verdana" w:hAnsi="Verdana"/>
        </w:rPr>
        <w:br w:type="page"/>
      </w:r>
    </w:p>
    <w:p w:rsidR="00015D8D" w:rsidRPr="00F85361" w:rsidRDefault="00000000" w:rsidP="00F85361">
      <w:pPr>
        <w:pStyle w:val="Heading1"/>
        <w:spacing w:line="276" w:lineRule="auto"/>
        <w:rPr>
          <w:rFonts w:ascii="Verdana" w:hAnsi="Verdana"/>
        </w:rPr>
      </w:pPr>
      <w:r w:rsidRPr="00F85361">
        <w:rPr>
          <w:rFonts w:ascii="Verdana" w:hAnsi="Verdana"/>
        </w:rPr>
        <w:lastRenderedPageBreak/>
        <w:t>Background</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Modern agriculture faces increasing pressure to produce high-yielding, resilient crops as global food demand rises and climate change reshapes the environments in which those crops are grown (Singh et al. 2020; </w:t>
      </w:r>
      <w:proofErr w:type="spellStart"/>
      <w:r w:rsidRPr="00F85361">
        <w:rPr>
          <w:rFonts w:ascii="Verdana" w:hAnsi="Verdana"/>
        </w:rPr>
        <w:t>Janni</w:t>
      </w:r>
      <w:proofErr w:type="spellEnd"/>
      <w:r w:rsidRPr="00F85361">
        <w:rPr>
          <w:rFonts w:ascii="Verdana" w:hAnsi="Verdana"/>
        </w:rPr>
        <w:t xml:space="preserve"> et al. 2024). Regulatory restrictions on chemical fertilisers and pesticides, particularly in the European Union, further reduce the headroom for productivity gains delivered by synthetic inputs (</w:t>
      </w:r>
      <w:proofErr w:type="spellStart"/>
      <w:r w:rsidRPr="00F85361">
        <w:rPr>
          <w:rFonts w:ascii="Verdana" w:hAnsi="Verdana"/>
        </w:rPr>
        <w:t>Cuadros</w:t>
      </w:r>
      <w:proofErr w:type="spellEnd"/>
      <w:r w:rsidRPr="00F85361">
        <w:rPr>
          <w:rFonts w:ascii="Verdana" w:hAnsi="Verdana"/>
        </w:rPr>
        <w:t>-Casanova et al. 2023). Within the One Health framework, which treats human, plant, and environmental health as a single interconnected system (</w:t>
      </w:r>
      <w:proofErr w:type="spellStart"/>
      <w:r w:rsidRPr="00F85361">
        <w:rPr>
          <w:rFonts w:ascii="Verdana" w:hAnsi="Verdana"/>
        </w:rPr>
        <w:t>Adisasmito</w:t>
      </w:r>
      <w:proofErr w:type="spellEnd"/>
      <w:r w:rsidRPr="00F85361">
        <w:rPr>
          <w:rFonts w:ascii="Verdana" w:hAnsi="Verdana"/>
        </w:rPr>
        <w:t xml:space="preserve"> et al. 2022), the plant microbiome has become a central candidate for sustainable productivity strategies (Trivedi et al. 2020; Tiwari et al. 2025). It is plausible that early-life microbial associations carry disproportionate weight in shaping these outcomes, albeit that hypothesis has not been quantified at meta-analytic scale at the seedling stage.</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The plant microbiome is the community of bacteria, archaea, fungi, and their metabolic outputs that co-exist with the plant, often described together with the host as a </w:t>
      </w:r>
      <w:proofErr w:type="spellStart"/>
      <w:r w:rsidRPr="00F85361">
        <w:rPr>
          <w:rFonts w:ascii="Verdana" w:hAnsi="Verdana"/>
        </w:rPr>
        <w:t>holobiont</w:t>
      </w:r>
      <w:proofErr w:type="spellEnd"/>
      <w:r w:rsidRPr="00F85361">
        <w:rPr>
          <w:rFonts w:ascii="Verdana" w:hAnsi="Verdana"/>
        </w:rPr>
        <w:t xml:space="preserve"> in which microbial communities contribute directly to plant fitness (Vandenkoornhuyse et al. 2015). Microorganisms shape nutrient acquisition, growth regulation, biotic and abiotic stress tolerance, and disease resistance (Trivedi et al. 2020; </w:t>
      </w:r>
      <w:proofErr w:type="spellStart"/>
      <w:r w:rsidRPr="00F85361">
        <w:rPr>
          <w:rFonts w:ascii="Verdana" w:hAnsi="Verdana"/>
        </w:rPr>
        <w:t>Koza</w:t>
      </w:r>
      <w:proofErr w:type="spellEnd"/>
      <w:r w:rsidRPr="00F85361">
        <w:rPr>
          <w:rFonts w:ascii="Verdana" w:hAnsi="Verdana"/>
        </w:rPr>
        <w:t xml:space="preserve"> et al. 2022). Pseudomonas and Bacillus, for instance, can promote growth in stressed plants through phytohormones such as indole-3-acetic acid, which regulates root development and supports drought resilience (</w:t>
      </w:r>
      <w:proofErr w:type="spellStart"/>
      <w:r w:rsidRPr="00F85361">
        <w:rPr>
          <w:rFonts w:ascii="Verdana" w:hAnsi="Verdana"/>
        </w:rPr>
        <w:t>Etesami</w:t>
      </w:r>
      <w:proofErr w:type="spellEnd"/>
      <w:r w:rsidRPr="00F85361">
        <w:rPr>
          <w:rFonts w:ascii="Verdana" w:hAnsi="Verdana"/>
        </w:rPr>
        <w:t xml:space="preserve"> and Glick 2024), while other taxa fix nitrogen or solubilise phosphorous (Tang et al. 2025). While beneficial traits can exist in single isolates, their expression is context-dependent and shaped by environmental conditions, host genetics, and the surrounding community (Trivedi et al. 2020), so the functional impact of any one taxon ultimately depends on how communities are assembled and maintained over time.</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Plant tissue provides multiple niches for microbial colonisation, including the belowground rhizosphere and the aboveground phyllosphere, as well as internal (endophyte) and external (epiphyte) compartments (Trivedi et al. 2020; Dong et al. 2019). Assembly is shaped by host genotype, root exudate composition, microbial-associated (M) genes, and selective recruitment via plant metabolites such as p-coumaric acid (Cernava 2024; </w:t>
      </w:r>
      <w:proofErr w:type="spellStart"/>
      <w:r w:rsidRPr="00F85361">
        <w:rPr>
          <w:rFonts w:ascii="Verdana" w:hAnsi="Verdana"/>
        </w:rPr>
        <w:t>Negre</w:t>
      </w:r>
      <w:proofErr w:type="spellEnd"/>
      <w:r w:rsidRPr="00F85361">
        <w:rPr>
          <w:rFonts w:ascii="Verdana" w:hAnsi="Verdana"/>
        </w:rPr>
        <w:t xml:space="preserve"> Rodríguez et al. 2024; </w:t>
      </w:r>
      <w:proofErr w:type="spellStart"/>
      <w:r w:rsidRPr="00F85361">
        <w:rPr>
          <w:rFonts w:ascii="Verdana" w:hAnsi="Verdana"/>
        </w:rPr>
        <w:t>Su</w:t>
      </w:r>
      <w:proofErr w:type="spellEnd"/>
      <w:r w:rsidRPr="00F85361">
        <w:rPr>
          <w:rFonts w:ascii="Verdana" w:hAnsi="Verdana"/>
        </w:rPr>
        <w:t xml:space="preserve"> et al. 2024). It is also dynamic across the plant life cycle: the seed itself is not a sterile starting point. Vertically transmitted endophytes, seed-coat bacteria, and the resident communities of the immediate substrate all contribute to the early seedling microbiome (</w:t>
      </w:r>
      <w:proofErr w:type="spellStart"/>
      <w:r w:rsidRPr="00F85361">
        <w:rPr>
          <w:rFonts w:ascii="Verdana" w:hAnsi="Verdana"/>
        </w:rPr>
        <w:t>Michl</w:t>
      </w:r>
      <w:proofErr w:type="spellEnd"/>
      <w:r w:rsidRPr="00F85361">
        <w:rPr>
          <w:rFonts w:ascii="Verdana" w:hAnsi="Verdana"/>
        </w:rPr>
        <w:t xml:space="preserve"> et al. 2024; Wang X. et al. 2025), and the seedling community is further restructured by horizontal acquisition from the soil and surrounding environment (Chandel et al. 2022).</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Across plant species, recent work has identified a recurring two-component organisation: a core microbiome of widely shared, prevalent taxa, alongside a more flexible fraction of low-abundance, host- and environment-dependent taxa (Berg et al. 2014; </w:t>
      </w:r>
      <w:proofErr w:type="spellStart"/>
      <w:r w:rsidRPr="00F85361">
        <w:rPr>
          <w:rFonts w:ascii="Verdana" w:hAnsi="Verdana"/>
        </w:rPr>
        <w:t>Lemanceau</w:t>
      </w:r>
      <w:proofErr w:type="spellEnd"/>
      <w:r w:rsidRPr="00F85361">
        <w:rPr>
          <w:rFonts w:ascii="Verdana" w:hAnsi="Verdana"/>
        </w:rPr>
        <w:t xml:space="preserve"> et al. 2017; </w:t>
      </w:r>
      <w:proofErr w:type="spellStart"/>
      <w:r w:rsidRPr="00F85361">
        <w:rPr>
          <w:rFonts w:ascii="Verdana" w:hAnsi="Verdana"/>
        </w:rPr>
        <w:t>Simonin</w:t>
      </w:r>
      <w:proofErr w:type="spellEnd"/>
      <w:r w:rsidRPr="00F85361">
        <w:rPr>
          <w:rFonts w:ascii="Verdana" w:hAnsi="Verdana"/>
        </w:rPr>
        <w:t xml:space="preserve"> et al. 2022; Yao et al. 2026). </w:t>
      </w:r>
      <w:r w:rsidRPr="00F85361">
        <w:rPr>
          <w:rFonts w:ascii="Verdana" w:hAnsi="Verdana"/>
        </w:rPr>
        <w:lastRenderedPageBreak/>
        <w:t xml:space="preserve">Core taxa are thought to persist throughout plant development and carry traits linked to stress tolerance and plant health (Trivedi et al. 2020; </w:t>
      </w:r>
      <w:proofErr w:type="spellStart"/>
      <w:r w:rsidRPr="00F85361">
        <w:rPr>
          <w:rFonts w:ascii="Verdana" w:hAnsi="Verdana"/>
        </w:rPr>
        <w:t>Lemanceau</w:t>
      </w:r>
      <w:proofErr w:type="spellEnd"/>
      <w:r w:rsidRPr="00F85361">
        <w:rPr>
          <w:rFonts w:ascii="Verdana" w:hAnsi="Verdana"/>
        </w:rPr>
        <w:t xml:space="preserve"> et al. 2017). The seedling stage sits at the intersection of vertical inheritance and horizontal acquisition (Peng et al. 2025), and it is also the developmental window in which priority effects from early colonisers can lock in long-term community structure (</w:t>
      </w:r>
      <w:proofErr w:type="spellStart"/>
      <w:r w:rsidRPr="00F85361">
        <w:rPr>
          <w:rFonts w:ascii="Verdana" w:hAnsi="Verdana"/>
        </w:rPr>
        <w:t>Carlström</w:t>
      </w:r>
      <w:proofErr w:type="spellEnd"/>
      <w:r w:rsidRPr="00F85361">
        <w:rPr>
          <w:rFonts w:ascii="Verdana" w:hAnsi="Verdana"/>
        </w:rPr>
        <w:t xml:space="preserve"> et al. 2019; </w:t>
      </w:r>
      <w:proofErr w:type="spellStart"/>
      <w:r w:rsidRPr="00F85361">
        <w:rPr>
          <w:rFonts w:ascii="Verdana" w:hAnsi="Verdana"/>
        </w:rPr>
        <w:t>Debray</w:t>
      </w:r>
      <w:proofErr w:type="spellEnd"/>
      <w:r w:rsidRPr="00F85361">
        <w:rPr>
          <w:rFonts w:ascii="Verdana" w:hAnsi="Verdana"/>
        </w:rPr>
        <w:t xml:space="preserve"> et al. 2022; </w:t>
      </w:r>
      <w:proofErr w:type="spellStart"/>
      <w:r w:rsidRPr="00F85361">
        <w:rPr>
          <w:rFonts w:ascii="Verdana" w:hAnsi="Verdana"/>
        </w:rPr>
        <w:t>Aleklett</w:t>
      </w:r>
      <w:proofErr w:type="spellEnd"/>
      <w:r w:rsidRPr="00F85361">
        <w:rPr>
          <w:rFonts w:ascii="Verdana" w:hAnsi="Verdana"/>
        </w:rPr>
        <w:t xml:space="preserve"> et al. 2022). </w:t>
      </w:r>
      <w:proofErr w:type="spellStart"/>
      <w:r w:rsidRPr="00F85361">
        <w:rPr>
          <w:rFonts w:ascii="Verdana" w:hAnsi="Verdana"/>
        </w:rPr>
        <w:t>Aleklett</w:t>
      </w:r>
      <w:proofErr w:type="spellEnd"/>
      <w:r w:rsidRPr="00F85361">
        <w:rPr>
          <w:rFonts w:ascii="Verdana" w:hAnsi="Verdana"/>
        </w:rPr>
        <w:t xml:space="preserve"> and colleagues (2022) showed, in roots, that the communities a plant assembles during its first weeks shape the community it carries for the rest of its life, and the same logic extends to other compartments. Seedlings are also the most vulnerable stage of the plant life cycle, with the highest mortality rate primarily driven by drought and fungal infection (Eriksson and </w:t>
      </w:r>
      <w:proofErr w:type="spellStart"/>
      <w:r w:rsidRPr="00F85361">
        <w:rPr>
          <w:rFonts w:ascii="Verdana" w:hAnsi="Verdana"/>
        </w:rPr>
        <w:t>Ehrlén</w:t>
      </w:r>
      <w:proofErr w:type="spellEnd"/>
      <w:r w:rsidRPr="00F85361">
        <w:rPr>
          <w:rFonts w:ascii="Verdana" w:hAnsi="Verdana"/>
        </w:rPr>
        <w:t xml:space="preserve"> 2008), which is exactly the developmental window in which the microbiome is positioned to matter most.</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Most of what we currently know about seed and seedling microbiomes comes from single-host, single-site experiments: a wheat trial in Denmark here, a Phaseolus trial in France there, and a Brassica trial in Korea or Chile elsewhere. While these studies are individually informative, they leave open whether the patterns they report (for instance, an enrichment of Pseudomonas or a collapse of Enterobacteriaceae from seed to seedling) generalize across hosts, cultivars, and geographies, or whether each is an idiosyncratic outcome of one species in one soil. </w:t>
      </w:r>
      <w:proofErr w:type="spellStart"/>
      <w:r w:rsidRPr="00F85361">
        <w:rPr>
          <w:rFonts w:ascii="Verdana" w:hAnsi="Verdana"/>
        </w:rPr>
        <w:t>Michl</w:t>
      </w:r>
      <w:proofErr w:type="spellEnd"/>
      <w:r w:rsidRPr="00F85361">
        <w:rPr>
          <w:rFonts w:ascii="Verdana" w:hAnsi="Verdana"/>
        </w:rPr>
        <w:t xml:space="preserve"> and colleagues (2024) made progress on this question for a single perennial cereal, and </w:t>
      </w:r>
      <w:proofErr w:type="spellStart"/>
      <w:r w:rsidRPr="00F85361">
        <w:rPr>
          <w:rFonts w:ascii="Verdana" w:hAnsi="Verdana"/>
        </w:rPr>
        <w:t>Chesneau</w:t>
      </w:r>
      <w:proofErr w:type="spellEnd"/>
      <w:r w:rsidRPr="00F85361">
        <w:rPr>
          <w:rFonts w:ascii="Verdana" w:hAnsi="Verdana"/>
        </w:rPr>
        <w:t xml:space="preserve"> and colleagues (2022) for Phaseolus and Raphanus, but a cross-study synthesis spanning the seed-to-seedling transition specifically has been missing.</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The closest precedent is </w:t>
      </w:r>
      <w:proofErr w:type="spellStart"/>
      <w:r w:rsidRPr="00F85361">
        <w:rPr>
          <w:rFonts w:ascii="Verdana" w:hAnsi="Verdana"/>
        </w:rPr>
        <w:t>Simonin</w:t>
      </w:r>
      <w:proofErr w:type="spellEnd"/>
      <w:r w:rsidRPr="00F85361">
        <w:rPr>
          <w:rFonts w:ascii="Verdana" w:hAnsi="Verdana"/>
        </w:rPr>
        <w:t xml:space="preserve"> and colleagues (2022, New Phytologist), who compiled a large-scale seed microbiota meta-analysis across 50 plant species and established the harmonization-first analytical approach we adopt here: describe the scope of the compiled dataset, define filtering and harmonization rules up front, quantify diversity and compositional structure, and separate the stable core fraction from the more flexible community. Lobato and colleagues (2024, Microbiome) extended that framing on the methodological side, providing the "wild-again" pipeline conventions for </w:t>
      </w:r>
      <w:proofErr w:type="spellStart"/>
      <w:r w:rsidRPr="00F85361">
        <w:rPr>
          <w:rFonts w:ascii="Verdana" w:hAnsi="Verdana"/>
        </w:rPr>
        <w:t>phyloseq</w:t>
      </w:r>
      <w:proofErr w:type="spellEnd"/>
      <w:r w:rsidRPr="00F85361">
        <w:rPr>
          <w:rFonts w:ascii="Verdana" w:hAnsi="Verdana"/>
        </w:rPr>
        <w:t xml:space="preserve"> import, decontamination, and figure-economy reporting that we re-use in this work. While </w:t>
      </w:r>
      <w:proofErr w:type="spellStart"/>
      <w:r w:rsidRPr="00F85361">
        <w:rPr>
          <w:rFonts w:ascii="Verdana" w:hAnsi="Verdana"/>
        </w:rPr>
        <w:t>Simonin</w:t>
      </w:r>
      <w:proofErr w:type="spellEnd"/>
      <w:r w:rsidRPr="00F85361">
        <w:rPr>
          <w:rFonts w:ascii="Verdana" w:hAnsi="Verdana"/>
        </w:rPr>
        <w:t xml:space="preserve"> et al. (2022) covered breadth of species at the seed stage, the seed-to-seedling transition itself, together with how host species and cultivar interact with stage at that transition, has not been quantified across a body of public 16S datasets reprocessed through one pipeline.</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This gap matters in part because the seed-to-seedling transition is the developmental window most often invoked as a target for microbial inoculants and seed-coat bioagents. If the field is to make claims about "the" seedling microbiome, and about which taxa to inoculate or protect, those claims need to be grounded in patterns that survive the move from a single trial to a body of datasets reprocessed with the same pipeline. It is plausible that some of the most-cited seedling-microbiome generalizations are partly study-effects rather than </w:t>
      </w:r>
      <w:r w:rsidRPr="00F85361">
        <w:rPr>
          <w:rFonts w:ascii="Verdana" w:hAnsi="Verdana"/>
        </w:rPr>
        <w:lastRenderedPageBreak/>
        <w:t>biology, and that host species or cultivar carry more of the community-structure variance than developmental stage itself. Without testing that explicitly across studies, the field risks building inoculant strategies on a foundation that wasn't replicated.</w:t>
      </w:r>
    </w:p>
    <w:p w:rsidR="00015D8D" w:rsidRPr="00F85361" w:rsidRDefault="00000000" w:rsidP="00F85361">
      <w:pPr>
        <w:spacing w:before="80" w:after="120" w:line="276" w:lineRule="auto"/>
        <w:jc w:val="both"/>
        <w:rPr>
          <w:rFonts w:ascii="Verdana" w:hAnsi="Verdana"/>
        </w:rPr>
      </w:pPr>
      <w:r w:rsidRPr="00F85361">
        <w:rPr>
          <w:rFonts w:ascii="Verdana" w:hAnsi="Verdana"/>
        </w:rPr>
        <w:t>Here we report a 16S rRNA meta-analysis of 1,886 seed, seedling, and accompanying soil samples drawn from eight publicly available studies covering 17 plant species across 10 countries. We reprocessed every dataset through a single QIIME2 pipeline so that comparisons across studies are made on common ASVs rather than on differently-</w:t>
      </w:r>
      <w:proofErr w:type="spellStart"/>
      <w:r w:rsidRPr="00F85361">
        <w:rPr>
          <w:rFonts w:ascii="Verdana" w:hAnsi="Verdana"/>
        </w:rPr>
        <w:t>thresholded</w:t>
      </w:r>
      <w:proofErr w:type="spellEnd"/>
      <w:r w:rsidRPr="00F85361">
        <w:rPr>
          <w:rFonts w:ascii="Verdana" w:hAnsi="Verdana"/>
        </w:rPr>
        <w:t xml:space="preserve"> outputs. Our analysis follows a wide-to-narrow funnel: dataset scope and composition first, then alpha and beta diversity, then taxon-level associations with developmental stage. Following the logic of </w:t>
      </w:r>
      <w:proofErr w:type="spellStart"/>
      <w:r w:rsidRPr="00F85361">
        <w:rPr>
          <w:rFonts w:ascii="Verdana" w:hAnsi="Verdana"/>
        </w:rPr>
        <w:t>Simonin</w:t>
      </w:r>
      <w:proofErr w:type="spellEnd"/>
      <w:r w:rsidRPr="00F85361">
        <w:rPr>
          <w:rFonts w:ascii="Verdana" w:hAnsi="Verdana"/>
        </w:rPr>
        <w:t xml:space="preserve"> et al. (2022), we organize the analysis around four questions. First, how broad is the dataset after harmonization in terms of studies, species, geographies, and developmental stages? Second, which bacterial lineages dominate the dataset, and how much of that structure is shared versus study-specific? Third, is there evidence for a stable core microbiome alongside a more flexible fraction? Fourth, how strongly do the main metadata-defined groups (developmental stage, host species, cultivar, and study) structure alpha diversity, beta diversity, and taxon-level associations? We report what the data say, hedge where the dispersion effects don't let us cleanly separate location from spread, and stop short of inoculant claims that the dataset cannot support.</w:t>
      </w:r>
    </w:p>
    <w:p w:rsidR="00015D8D" w:rsidRPr="00F85361" w:rsidRDefault="00000000" w:rsidP="00F85361">
      <w:pPr>
        <w:pStyle w:val="Heading1"/>
        <w:spacing w:line="276" w:lineRule="auto"/>
        <w:rPr>
          <w:rFonts w:ascii="Verdana" w:hAnsi="Verdana"/>
        </w:rPr>
      </w:pPr>
      <w:r w:rsidRPr="00F85361">
        <w:rPr>
          <w:rFonts w:ascii="Verdana" w:hAnsi="Verdana"/>
        </w:rPr>
        <w:t>Methods</w:t>
      </w:r>
    </w:p>
    <w:p w:rsidR="00015D8D" w:rsidRPr="00F85361" w:rsidRDefault="00000000" w:rsidP="00F85361">
      <w:pPr>
        <w:pStyle w:val="Heading2"/>
        <w:spacing w:line="276" w:lineRule="auto"/>
        <w:rPr>
          <w:rFonts w:ascii="Verdana" w:hAnsi="Verdana"/>
        </w:rPr>
      </w:pPr>
      <w:r w:rsidRPr="00F85361">
        <w:rPr>
          <w:rFonts w:ascii="Verdana" w:hAnsi="Verdana"/>
        </w:rPr>
        <w:t>Dataset assembly and scope</w:t>
      </w:r>
    </w:p>
    <w:p w:rsidR="00015D8D" w:rsidRPr="00F85361" w:rsidRDefault="00000000" w:rsidP="00F85361">
      <w:pPr>
        <w:spacing w:before="80" w:after="120" w:line="276" w:lineRule="auto"/>
        <w:jc w:val="both"/>
        <w:rPr>
          <w:rFonts w:ascii="Verdana" w:hAnsi="Verdana"/>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Verdana" w:hAnsi="Verdana"/>
        </w:rPr>
        <w:t xml:space="preserve">We searched the NCBI Sequence Read Archive for 16S rRNA amplicon datasets associated with seed and seedling samples and retained eight studies for which raw FASTQ files, study-level metadata, and consistent developmental-stage annotation could be recovered (Chandel et al. 2022; Chesneau et al. 2022; Nunes et al. 2022; Kim et al. 2022; Acuña et al. 2023; Cui et al. 2023; together with two additional public projects and our in-house metaSEED collection). The combined metadata scope was 2,457 runs, of which 2,456 had recoverable rows in the exported feature table (SRR18176465, a </w:t>
      </w:r>
      <w:r>
        <w:rPr>
          <w:rFonts w:ascii="Verdana" w:hAnsi="Verdana"/>
          <w:i/>
        </w:rPr>
        <w:t>Glycine max</w:t>
      </w:r>
      <w:r>
        <w:rPr>
          <w:rFonts w:ascii="Verdana" w:hAnsi="Verdana"/>
        </w:rPr>
        <w:t xml:space="preserve"> seedling sample from PRJNA811248, is listed in the metadata but absent from the count matrix); after taxonomy- and depth-based filtering (see below), 1,886 samples were retained for downstream analysis. Retained samples covered 17 plant species, 10 countries, and three coarse developmental stages (seeds, seedlings, and accompanying soil controls), with </w:t>
      </w:r>
      <w:r>
        <w:rPr>
          <w:rFonts w:ascii="Verdana" w:hAnsi="Verdana"/>
          <w:i/>
        </w:rPr>
        <w:t>Phaseolus vulgaris</w:t>
      </w:r>
      <w:r>
        <w:rPr>
          <w:rFonts w:ascii="Verdana" w:hAnsi="Verdana"/>
        </w:rPr>
        <w:t xml:space="preserve">, </w:t>
      </w:r>
      <w:r>
        <w:rPr>
          <w:rFonts w:ascii="Verdana" w:hAnsi="Verdana"/>
          <w:i/>
        </w:rPr>
        <w:t>Raphanus sativus</w:t>
      </w:r>
      <w:r>
        <w:rPr>
          <w:rFonts w:ascii="Verdana" w:hAnsi="Verdana"/>
        </w:rPr>
        <w:t xml:space="preserve">, </w:t>
      </w:r>
      <w:r>
        <w:rPr>
          <w:rFonts w:ascii="Verdana" w:hAnsi="Verdana"/>
          <w:i/>
        </w:rPr>
        <w:t>Glycine clandestina</w:t>
      </w:r>
      <w:r>
        <w:rPr>
          <w:rFonts w:ascii="Verdana" w:hAnsi="Verdana"/>
        </w:rPr>
        <w:t xml:space="preserve">, and </w:t>
      </w:r>
      <w:r>
        <w:rPr>
          <w:rFonts w:ascii="Verdana" w:hAnsi="Verdana"/>
          <w:i/>
        </w:rPr>
        <w:t>Triticum aestivum</w:t>
      </w:r>
      <w:r>
        <w:rPr>
          <w:rFonts w:ascii="Verdana" w:hAnsi="Verdana"/>
        </w:rPr>
        <w:t xml:space="preserve"> providing the largest per-species sample counts (Table 1).</w:t>
      </w:r>
    </w:p>
    <w:p w:rsidR="00015D8D" w:rsidRPr="00F85361" w:rsidRDefault="00000000" w:rsidP="00F85361">
      <w:pPr>
        <w:pStyle w:val="Heading2"/>
        <w:spacing w:line="276" w:lineRule="auto"/>
        <w:rPr>
          <w:rFonts w:ascii="Verdana" w:hAnsi="Verdana"/>
        </w:rPr>
      </w:pPr>
      <w:r w:rsidRPr="00F85361">
        <w:rPr>
          <w:rFonts w:ascii="Verdana" w:hAnsi="Verdana"/>
        </w:rPr>
        <w:t>Sequence processing</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Raw FASTQ files were downloaded with </w:t>
      </w:r>
      <w:proofErr w:type="spellStart"/>
      <w:r w:rsidRPr="00F85361">
        <w:rPr>
          <w:rFonts w:ascii="Verdana" w:hAnsi="Verdana"/>
        </w:rPr>
        <w:t>fastq</w:t>
      </w:r>
      <w:proofErr w:type="spellEnd"/>
      <w:r w:rsidRPr="00F85361">
        <w:rPr>
          <w:rFonts w:ascii="Verdana" w:hAnsi="Verdana"/>
        </w:rPr>
        <w:t xml:space="preserve">-dl into a high-performance computing environment and organized by study accession. Reads were imported into QIIME2 (release current at the time of analysis) and denoised with DADA2 to generate amplicon sequence variants (ASVs); a feature table and representative </w:t>
      </w:r>
      <w:r w:rsidRPr="00F85361">
        <w:rPr>
          <w:rFonts w:ascii="Verdana" w:hAnsi="Verdana"/>
        </w:rPr>
        <w:lastRenderedPageBreak/>
        <w:t>sequences were exported for downstream analysis. Taxonomy was assigned against SILVA 138 (99% clustering). Non-target sequences (mitochondria, chloroplasts, and unassigned reads at the domain level) were removed before downstream comparisons, leaving 129,070 raw ASVs reduced to a curated bacterial subset for community analysis. Sequencing depth across retained samples had a median of 8,766 reads and a mean of 14,248 reads (max 197,460), and sequencing-depth diagnostics are reported in Supplementary Figure 1.</w:t>
      </w:r>
    </w:p>
    <w:p w:rsidR="00015D8D" w:rsidRPr="00F85361" w:rsidRDefault="00000000" w:rsidP="00F85361">
      <w:pPr>
        <w:pStyle w:val="Heading2"/>
        <w:spacing w:line="276" w:lineRule="auto"/>
        <w:rPr>
          <w:rFonts w:ascii="Verdana" w:hAnsi="Verdana"/>
        </w:rPr>
      </w:pPr>
      <w:r w:rsidRPr="00F85361">
        <w:rPr>
          <w:rFonts w:ascii="Verdana" w:hAnsi="Verdana"/>
        </w:rPr>
        <w:t>Harmonization principles</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Following </w:t>
      </w:r>
      <w:proofErr w:type="spellStart"/>
      <w:r w:rsidRPr="00F85361">
        <w:rPr>
          <w:rFonts w:ascii="Verdana" w:hAnsi="Verdana"/>
        </w:rPr>
        <w:t>Simonin</w:t>
      </w:r>
      <w:proofErr w:type="spellEnd"/>
      <w:r w:rsidRPr="00F85361">
        <w:rPr>
          <w:rFonts w:ascii="Verdana" w:hAnsi="Verdana"/>
        </w:rPr>
        <w:t xml:space="preserve"> et al. (2022) and the wild-again pipeline conventions of Lobato et al. (2024), the analysis applies four explicit harmonization rules end-to-end. First, the compiled metadata define the analysis universe; every downstream plot is interpretable in terms of studies, species, and stages. Second, only bacterial ASVs are retained, and chloroplast, mitochondrial, and cyanobacterial carryover is removed before any community summary. Third, rarefaction-based summaries are treated as sensitivity analyses, while non-rarefied compositional analyses retain the full filtered dataset. Fourth, core-microbiome reporting emphasizes abundance-occupancy structure with explicit thresholds so that the stable and flexible fractions remain distinguishable. Decontamination via the </w:t>
      </w:r>
      <w:proofErr w:type="spellStart"/>
      <w:r w:rsidRPr="00F85361">
        <w:rPr>
          <w:rFonts w:ascii="Verdana" w:hAnsi="Verdana"/>
        </w:rPr>
        <w:t>decontam</w:t>
      </w:r>
      <w:proofErr w:type="spellEnd"/>
      <w:r w:rsidRPr="00F85361">
        <w:rPr>
          <w:rFonts w:ascii="Verdana" w:hAnsi="Verdana"/>
        </w:rPr>
        <w:t xml:space="preserve"> package (prevalence method) was attempted but skipped at the cross-study stage because the source studies did not consistently flag negative controls in their deposited metadata; this is a real limitation of the public-data substrate, not of the pipeline, and we </w:t>
      </w:r>
      <w:proofErr w:type="spellStart"/>
      <w:r w:rsidRPr="00F85361">
        <w:rPr>
          <w:rFonts w:ascii="Verdana" w:hAnsi="Verdana"/>
        </w:rPr>
        <w:t>we</w:t>
      </w:r>
      <w:proofErr w:type="spellEnd"/>
      <w:r w:rsidRPr="00F85361">
        <w:rPr>
          <w:rFonts w:ascii="Verdana" w:hAnsi="Verdana"/>
        </w:rPr>
        <w:t xml:space="preserve"> return to in the Discussion.</w:t>
      </w:r>
    </w:p>
    <w:p w:rsidR="00015D8D" w:rsidRPr="00F85361" w:rsidRDefault="00000000" w:rsidP="00F85361">
      <w:pPr>
        <w:pStyle w:val="Heading2"/>
        <w:spacing w:line="276" w:lineRule="auto"/>
        <w:rPr>
          <w:rFonts w:ascii="Verdana" w:hAnsi="Verdana"/>
        </w:rPr>
      </w:pPr>
      <w:r w:rsidRPr="00F85361">
        <w:rPr>
          <w:rFonts w:ascii="Verdana" w:hAnsi="Verdana"/>
        </w:rPr>
        <w:t>Community analysis</w:t>
      </w:r>
    </w:p>
    <w:p w:rsidR="00015D8D" w:rsidRPr="00F85361" w:rsidRDefault="00000000" w:rsidP="00F85361">
      <w:pPr>
        <w:spacing w:before="80" w:after="120" w:line="276" w:lineRule="auto"/>
        <w:jc w:val="both"/>
        <w:rPr>
          <w:rFonts w:ascii="Verdana" w:hAnsi="Verdana"/>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gramStart"/>
      <w:proofErr w:type="gramEnd"/>
      <w:proofErr w:type="spellStart"/>
      <w:proofErr w:type="spellEnd"/>
      <w:proofErr w:type="spellStart"/>
      <w:proofErr w:type="spellEnd"/>
      <w:proofErr w:type="spellStart"/>
      <w:proofErr w:type="gramStart"/>
      <w:proofErr w:type="spellEnd"/>
      <w:proofErr w:type="spellStart"/>
      <w:proofErr w:type="gramEnd"/>
      <w:proofErr w:type="spellEnd"/>
      <w:proofErr w:type="spellStart"/>
      <w:proofErr w:type="spellEnd"/>
      <w:proofErr w:type="spellStart"/>
      <w:proofErr w:type="spellEnd"/>
      <w:r>
        <w:rPr>
          <w:rFonts w:ascii="Verdana" w:hAnsi="Verdana"/>
        </w:rPr>
        <w:t>All downstream analyses were performed in R using phyloseq, vegan, microbiome, microbiomeutilities, indicspecies, and igraph. Filtering proceeded in a fixed order: retain Kingdom Bacteria; drop Chloroplast, Mitochondria, and Cyanobacteria assignments; remove the 48 soil control samples; then apply a 500-read library-size floor, which took the dataset from 2,408 to 1,886 samples. Because soil is removed before the depth floor, the 1,886 retained samples are already plant-associated; the 1,883 figure used in the alpha- and beta-diversity tests reflects the further loss of three samples that carry no reads among the retained features, not the removal of soil controls. A full per-step accounting of samples, features, and reads is provided as Supplementary Table S5. Taxa were further filtered to those present in at least 3 samples with a total count of at least 10 reads, and the top 2,000 taxa by total abundance were retained for general community summaries; for memory-efficient beta-diversity distance calculations, the object was restricted to the top 100 taxa at the OTUID and genus ranks. Phylum- and genus-level relative abundances were summarized across studies, hosts, and developmental stages. Alpha diversity was computed at the ASV level using Observed richness and the Shannon index; between-group differences were tested with Kruskal–Wallis tests, given the unbalanced design and the non-Gaussian distribution of richness values, and effect sizes are reported as ε². Samples whose Shannon index is undefined (zero retained reads) were excluded rather than assigned a value of zero, which is why the Shannon and Observed tests carry different sample sizes (n = 1,883 and n = 1,886). Because the depth floor is permissive at 500 reads and Observed richness correlates with library size (Spearman ρ = 0.30), stage effects on both metrics were additionally fitted as linear models with log₁₀ sequencing depth, study, and host species as covariates. Faith's phylogenetic diversity was planned but not computed in this iteration because a harmonized phylogenetic tree across all eight studies was not available at the time of analysis (status: skipped_no_tree); the Faith-PD analysis is reserved for a future update once a single tree can be re-inferred across the harmonized ASV set. Beta diversity was assessed with Bray–Curtis dissimilarities. Two distance objects were built: one on the 100 most abundant ASVs and one on the 100 most abundant genera. The inferential tests reported in Table 4 were computed on the ASV-level object; the PCoA ordinations in Figure 4 were computed on the genus-level object. Because 330 samples carry no reads among the top 100 ASVs, the ASV-level tests run on n = 1,553 (n = 1,529 for cultivar) rather than the full 1,883. Compositional differences across developmental stage, host species, cultivar, and study were tested with PERMANOVA (vegan::adonis2, 999 permutations) and, in parallel, with PERMDISP (vegan::betadisper with type = "median", i.e. distances to the group spatial median), so that location effects could be interpreted jointly with dispersion effects rather than reported in isolation. Because the univariate tests confound biology with provenance, we additionally fitted a marginal (type-III) PERMANOVA containing study, developmental stage, and host species simultaneously, and report both. As a comparability diagnostic we quantified how many ASVs are shared between studies before interpreting any ASV-resolution cross-study statistic. Core-microbiome partitioning followed the Simonin-style abundance-occupancy approach at the configured thresholds of 50% prevalence and 0.1% relative abundance; this analysis returned a non-convergent result on the harmonized dataset (status: failed) and is reported in the Discussion as an open question rather than as a finalized output. Differential abundance via DESeq2 and ANCOM-BC2 was also attempted and likewise did not converge on the unbalanced cross-study design (both status: failed); we therefore report indicator-species analysis (indicspecies::multipatt, 999 permutations) as the primary stage-association approach, restricting reported associations to ASVs with permutation p-values below 0.001 and Benjamini–Hochberg q &lt; 0.05, and reporting the direction of every significant ASV within each named genus rather than assigning a single direction to the genus as a whole. Finally, the top five genera by overall abundance were tested for stage correlations stratified by plant family and by cultivar, using Spearman's ρ with Benjamini–Hochberg correction across the per-stratum tests, and a co-occurrence network was constructed at the genus level using igraph.</w:t>
      </w:r>
    </w:p>
    <w:p w:rsidR="00015D8D" w:rsidRPr="00F85361" w:rsidRDefault="00000000" w:rsidP="00F85361">
      <w:pPr>
        <w:pStyle w:val="Heading2"/>
        <w:spacing w:line="276" w:lineRule="auto"/>
        <w:rPr>
          <w:rFonts w:ascii="Verdana" w:hAnsi="Verdana"/>
        </w:rPr>
      </w:pPr>
      <w:r w:rsidRPr="00F85361">
        <w:rPr>
          <w:rFonts w:ascii="Verdana" w:hAnsi="Verdana"/>
        </w:rPr>
        <w:t>Reproducibility and data availability</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The full QIIME2 and R workflow, including the </w:t>
      </w:r>
      <w:proofErr w:type="spellStart"/>
      <w:r w:rsidRPr="00F85361">
        <w:rPr>
          <w:rFonts w:ascii="Verdana" w:hAnsi="Verdana"/>
        </w:rPr>
        <w:t>phyloseq</w:t>
      </w:r>
      <w:proofErr w:type="spellEnd"/>
      <w:r w:rsidRPr="00F85361">
        <w:rPr>
          <w:rFonts w:ascii="Verdana" w:hAnsi="Verdana"/>
        </w:rPr>
        <w:t xml:space="preserve"> analysis pipeline, configuration files, and table-/figure-generation scripts, is preserved under version control alongside this manuscript. All input datasets are public; accession numbers are listed per study in Table 1. The harmonized feature table, taxonomy, and metadata used in this analysis are provided as a Supplementary Data archive.</w:t>
      </w:r>
    </w:p>
    <w:p w:rsidR="00015D8D" w:rsidRPr="00F85361" w:rsidRDefault="00000000" w:rsidP="00F85361">
      <w:pPr>
        <w:pStyle w:val="Heading1"/>
        <w:spacing w:line="276" w:lineRule="auto"/>
        <w:rPr>
          <w:rFonts w:ascii="Verdana" w:hAnsi="Verdana"/>
        </w:rPr>
      </w:pPr>
      <w:r w:rsidRPr="00F85361">
        <w:rPr>
          <w:rFonts w:ascii="Verdana" w:hAnsi="Verdana"/>
        </w:rPr>
        <w:t>Results</w:t>
      </w:r>
    </w:p>
    <w:p w:rsidR="00015D8D" w:rsidRPr="00F85361" w:rsidRDefault="00000000" w:rsidP="00F85361">
      <w:pPr>
        <w:pStyle w:val="Heading2"/>
        <w:spacing w:line="276" w:lineRule="auto"/>
        <w:rPr>
          <w:rFonts w:ascii="Verdana" w:hAnsi="Verdana"/>
        </w:rPr>
      </w:pPr>
      <w:r w:rsidRPr="00F85361">
        <w:rPr>
          <w:rFonts w:ascii="Verdana" w:hAnsi="Verdana"/>
        </w:rPr>
        <w:t>Dataset scope and metadata audit</w:t>
      </w:r>
    </w:p>
    <w:p w:rsidR="00015D8D" w:rsidRPr="00F85361" w:rsidRDefault="00000000" w:rsidP="00F85361">
      <w:pPr>
        <w:spacing w:before="80" w:after="120" w:line="276" w:lineRule="auto"/>
        <w:jc w:val="both"/>
        <w:rPr>
          <w:rFonts w:ascii="Verdana" w:hAnsi="Verdana"/>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Verdana" w:hAnsi="Verdana"/>
        </w:rPr>
        <w:t xml:space="preserve">Across the eight retained studies, 1,886 samples passed taxonomy and depth filtering. Soil controls (n = 48) were removed earlier in the cascade, before the 500-read library-size floor, so this figure is already restricted to plant-associated material; a further three samples carry no reads among the retained features and drop out of the diversity analyses, giving n = 1,883 there (Supplementary Table S5). The retained set covers 17 plant species and 10 countries (Table 1). The dataset is unbalanced by design: </w:t>
      </w:r>
      <w:r>
        <w:rPr>
          <w:rFonts w:ascii="Verdana" w:hAnsi="Verdana"/>
          <w:i/>
        </w:rPr>
        <w:t>Phaseolus vulgaris</w:t>
      </w:r>
      <w:r>
        <w:rPr>
          <w:rFonts w:ascii="Verdana" w:hAnsi="Verdana"/>
        </w:rPr>
        <w:t xml:space="preserve"> and </w:t>
      </w:r>
      <w:r>
        <w:rPr>
          <w:rFonts w:ascii="Verdana" w:hAnsi="Verdana"/>
          <w:i/>
        </w:rPr>
        <w:t>Raphanus sativus</w:t>
      </w:r>
      <w:r>
        <w:rPr>
          <w:rFonts w:ascii="Verdana" w:hAnsi="Verdana"/>
        </w:rPr>
        <w:t xml:space="preserve"> contribute the largest blocks of samples (718 and 689, respectively), reflecting the dominance of Chesneau et al. (2022) in the per-study sample count (n = 1,450). Wheat (</w:t>
      </w:r>
      <w:r>
        <w:rPr>
          <w:rFonts w:ascii="Verdana" w:hAnsi="Verdana"/>
          <w:i/>
        </w:rPr>
        <w:t>Triticum aestivum</w:t>
      </w:r>
      <w:r>
        <w:rPr>
          <w:rFonts w:ascii="Verdana" w:hAnsi="Verdana"/>
        </w:rPr>
        <w:t xml:space="preserve">, n = 113), </w:t>
      </w:r>
      <w:r>
        <w:rPr>
          <w:rFonts w:ascii="Verdana" w:hAnsi="Verdana"/>
          <w:i/>
        </w:rPr>
        <w:t>Glycine clandestina</w:t>
      </w:r>
      <w:r>
        <w:rPr>
          <w:rFonts w:ascii="Verdana" w:hAnsi="Verdana"/>
        </w:rPr>
        <w:t xml:space="preserve"> (n = 118), and </w:t>
      </w:r>
      <w:r>
        <w:rPr>
          <w:rFonts w:ascii="Verdana" w:hAnsi="Verdana"/>
          <w:i/>
        </w:rPr>
        <w:t>Brassica oleracea</w:t>
      </w:r>
      <w:r>
        <w:rPr>
          <w:rFonts w:ascii="Verdana" w:hAnsi="Verdana"/>
        </w:rPr>
        <w:t xml:space="preserve"> (n = 72) provide secondary blocks, while several species (</w:t>
      </w:r>
      <w:r>
        <w:rPr>
          <w:rFonts w:ascii="Verdana" w:hAnsi="Verdana"/>
          <w:i/>
        </w:rPr>
        <w:t>Medicago truncatula</w:t>
      </w:r>
      <w:r>
        <w:rPr>
          <w:rFonts w:ascii="Verdana" w:hAnsi="Verdana"/>
        </w:rPr>
        <w:t xml:space="preserve">, </w:t>
      </w:r>
      <w:r>
        <w:rPr>
          <w:rFonts w:ascii="Verdana" w:hAnsi="Verdana"/>
          <w:i/>
        </w:rPr>
        <w:t>Petroselinum crispum</w:t>
      </w:r>
      <w:r>
        <w:rPr>
          <w:rFonts w:ascii="Verdana" w:hAnsi="Verdana"/>
        </w:rPr>
        <w:t xml:space="preserve">, </w:t>
      </w:r>
      <w:r>
        <w:rPr>
          <w:rFonts w:ascii="Verdana" w:hAnsi="Verdana"/>
          <w:i/>
        </w:rPr>
        <w:t>Arabidopsis thaliana</w:t>
      </w:r>
      <w:r>
        <w:rPr>
          <w:rFonts w:ascii="Verdana" w:hAnsi="Verdana"/>
        </w:rPr>
        <w:t>) contribute fewer than five samples each and were retained for compositional context but interpreted cautiously. France (1,546 samples), Australia (370), and Denmark (260) dominate the geographic distribution; African and Asian seedling-microbiome datasets meeting our inclusion criteria were scarce, which we return to in the Discussion as a real limitation of the current literature. The two developmental stages used for inferential comparisons carry substantial replication (Seeds, n = 1,282; Seedlings, n = 604).</w:t>
      </w:r>
    </w:p>
    <w:p w:rsidR="00015D8D" w:rsidRPr="00F85361" w:rsidRDefault="00000000" w:rsidP="00F85361">
      <w:pPr>
        <w:spacing w:before="80" w:after="120" w:line="276" w:lineRule="auto"/>
        <w:jc w:val="both"/>
        <w:rPr>
          <w:rFonts w:ascii="Verdana" w:hAnsi="Verdana"/>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Verdana" w:hAnsi="Verdana"/>
        </w:rPr>
        <w:t>Before interpreting any ASV-resolution comparison across studies, we asked how much ASV-level overlap the eight studies actually have. Of the 119,135 ASVs observed anywhere in the compilation, 117,696 (98.79%) occur in exactly one study, 1,224 in two, 172 in three and 43 in four; no ASV is present in more than four of the eight studies. The median pairwise Jaccard similarity of ASV presence between studies is 0.000 (maximum 0.014). Aggregated to genus, the same studies share substantially more (median Jaccard 0.168, maximum 0.318). ASV identity is therefore very largely study-private in this compilation, and cross-study statistics computed at ASV resolution are dominated by features that only one study could have contributed. We report this first because it conditions how the beta-diversity results below should be read.</w:t>
      </w:r>
    </w:p>
    <w:p w:rsidR="00015D8D" w:rsidRPr="00F85361" w:rsidRDefault="00000000" w:rsidP="00F85361">
      <w:pPr>
        <w:pStyle w:val="Heading2"/>
        <w:spacing w:line="276" w:lineRule="auto"/>
        <w:rPr>
          <w:rFonts w:ascii="Verdana" w:hAnsi="Verdana"/>
        </w:rPr>
      </w:pPr>
      <w:r w:rsidRPr="00F85361">
        <w:rPr>
          <w:rFonts w:ascii="Verdana" w:hAnsi="Verdana"/>
        </w:rPr>
        <w:lastRenderedPageBreak/>
        <w:t>Bacterial community composition is dominated by a small set of taxa</w:t>
      </w:r>
    </w:p>
    <w:p w:rsidR="00015D8D" w:rsidRPr="00F85361" w:rsidRDefault="00000000" w:rsidP="00F85361">
      <w:pPr>
        <w:spacing w:before="80" w:after="120" w:line="276" w:lineRule="auto"/>
        <w:jc w:val="both"/>
        <w:rPr>
          <w:rFonts w:ascii="Verdana" w:hAnsi="Verdana"/>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Verdana" w:hAnsi="Verdana"/>
        </w:rPr>
        <w:t xml:space="preserve">Across all retained samples, the bacterial community was dominated by a limited set of phyla (Figure 2). Proteobacteria carried the overwhelming share of the relative abundance (mean 71.9%, median 92.6%), with Firmicutes (mean 12.8%) and Actinobacteriota (mean 12.5%) accounting for most of the remainder; Bacteroidota was a distant fourth (mean 2.1%), and no other phylum exceeded 1% on average (Table 2). The gap between the Proteobacteria mean and median is itself informative: in most samples Proteobacteria is close to the entire community, and the mean is pulled down by a minority of samples where it is not, so the community is better described as bimodal than as uniformly Proteobacteria-dominated. Firmicutes and Actinobacteriota both have median relative abundances at or near zero despite means above 12%, meaning they are abundant in about half the samples and absent from the rest. At the genus level, </w:t>
      </w:r>
      <w:r>
        <w:rPr>
          <w:rFonts w:ascii="Verdana" w:hAnsi="Verdana"/>
          <w:i/>
        </w:rPr>
        <w:t>Pantoea</w:t>
      </w:r>
      <w:r>
        <w:rPr>
          <w:rFonts w:ascii="Verdana" w:hAnsi="Verdana"/>
        </w:rPr>
        <w:t xml:space="preserve">, </w:t>
      </w:r>
      <w:r>
        <w:rPr>
          <w:rFonts w:ascii="Verdana" w:hAnsi="Verdana"/>
          <w:i/>
        </w:rPr>
        <w:t>Pseudomonas</w:t>
      </w:r>
      <w:r>
        <w:rPr>
          <w:rFonts w:ascii="Verdana" w:hAnsi="Verdana"/>
        </w:rPr>
        <w:t xml:space="preserve">, and </w:t>
      </w:r>
      <w:r>
        <w:rPr>
          <w:rFonts w:ascii="Verdana" w:hAnsi="Verdana"/>
          <w:i/>
        </w:rPr>
        <w:t>Erwinia</w:t>
      </w:r>
      <w:r>
        <w:rPr>
          <w:rFonts w:ascii="Verdana" w:hAnsi="Verdana"/>
        </w:rPr>
        <w:t xml:space="preserve"> were the three most abundant taxa across the dataset, together accounting for 56.6% of retained reads; </w:t>
      </w:r>
      <w:r>
        <w:rPr>
          <w:rFonts w:ascii="Verdana" w:hAnsi="Verdana"/>
          <w:i/>
        </w:rPr>
        <w:t>Exiguobacterium</w:t>
      </w:r>
      <w:r>
        <w:rPr>
          <w:rFonts w:ascii="Verdana" w:hAnsi="Verdana"/>
        </w:rPr>
        <w:t xml:space="preserve">, </w:t>
      </w:r>
      <w:r>
        <w:rPr>
          <w:rFonts w:ascii="Verdana" w:hAnsi="Verdana"/>
          <w:i/>
        </w:rPr>
        <w:t>Enterobacter</w:t>
      </w:r>
      <w:r>
        <w:rPr>
          <w:rFonts w:ascii="Verdana" w:hAnsi="Verdana"/>
        </w:rPr>
        <w:t xml:space="preserve">, </w:t>
      </w:r>
      <w:r>
        <w:rPr>
          <w:rFonts w:ascii="Verdana" w:hAnsi="Verdana"/>
          <w:i/>
        </w:rPr>
        <w:t>Paenibacillus</w:t>
      </w:r>
      <w:r>
        <w:rPr>
          <w:rFonts w:ascii="Verdana" w:hAnsi="Verdana"/>
        </w:rPr>
        <w:t xml:space="preserve">, </w:t>
      </w:r>
      <w:r>
        <w:rPr>
          <w:rFonts w:ascii="Verdana" w:hAnsi="Verdana"/>
          <w:i/>
        </w:rPr>
        <w:t>Bacillus</w:t>
      </w:r>
      <w:r>
        <w:rPr>
          <w:rFonts w:ascii="Verdana" w:hAnsi="Verdana"/>
        </w:rPr>
        <w:t xml:space="preserve">, </w:t>
      </w:r>
      <w:r>
        <w:rPr>
          <w:rFonts w:ascii="Verdana" w:hAnsi="Verdana"/>
          <w:i/>
        </w:rPr>
        <w:t>Sphingomonas</w:t>
      </w:r>
      <w:r>
        <w:rPr>
          <w:rFonts w:ascii="Verdana" w:hAnsi="Verdana"/>
        </w:rPr>
        <w:t xml:space="preserve">, </w:t>
      </w:r>
      <w:r>
        <w:rPr>
          <w:rFonts w:ascii="Verdana" w:hAnsi="Verdana"/>
          <w:i/>
        </w:rPr>
        <w:t>Massilia</w:t>
      </w:r>
      <w:r>
        <w:rPr>
          <w:rFonts w:ascii="Verdana" w:hAnsi="Verdana"/>
        </w:rPr>
        <w:t xml:space="preserve">, and </w:t>
      </w:r>
      <w:r>
        <w:rPr>
          <w:rFonts w:ascii="Verdana" w:hAnsi="Verdana"/>
          <w:i/>
        </w:rPr>
        <w:t>Kosakonia</w:t>
      </w:r>
      <w:r>
        <w:rPr>
          <w:rFonts w:ascii="Verdana" w:hAnsi="Verdana"/>
        </w:rPr>
        <w:t xml:space="preserve"> made up the rest of the top ten (Table 3). This is a Proteobacteria-heavy, Enterobacteriaceae-leaning community, and the dominance pattern was consistent across studies once the per-study sample counts were taken into account, albeit the absolute rank of any single genus shifted between host species (see Figure 2 and Supplementary Figure 2).</w:t>
      </w:r>
    </w:p>
    <w:p w:rsidR="00015D8D" w:rsidRPr="00F85361" w:rsidRDefault="00000000" w:rsidP="00F85361">
      <w:pPr>
        <w:pStyle w:val="Heading2"/>
        <w:spacing w:line="276" w:lineRule="auto"/>
        <w:rPr>
          <w:rFonts w:ascii="Verdana" w:hAnsi="Verdana"/>
        </w:rPr>
      </w:pPr>
      <w:r w:rsidRPr="00F85361">
        <w:rPr>
          <w:rFonts w:ascii="Verdana" w:hAnsi="Verdana"/>
        </w:rPr>
        <w:t>Alpha diversity differs across developmental stages, host species, and cultivars</w:t>
      </w:r>
    </w:p>
    <w:p w:rsidR="00015D8D" w:rsidRPr="00F85361" w:rsidRDefault="00000000" w:rsidP="00F85361">
      <w:pPr>
        <w:spacing w:before="80" w:after="120" w:line="276" w:lineRule="auto"/>
        <w:jc w:val="both"/>
        <w:rPr>
          <w:rFonts w:ascii="Verdana" w:hAnsi="Verdana"/>
        </w:rPr>
      </w:pPr>
      <w:r>
        <w:rPr>
          <w:rFonts w:ascii="Verdana" w:hAnsi="Verdana"/>
        </w:rPr>
        <w:t>Alpha diversity was low to moderate across the dataset (Observed richness: mean 31.8, median 25, SD 27.5; Shannon: mean 2.85, median 2.81, SD 0.67), consistent with low-richness endophytic and seed-associated communities reported in single-host studies (Table S1). Developmental stage was associated with statistically significant differences in both metrics, but both effects are small: the Shannon test gave Kruskal–Wallis H = 36.4, p = 1.6 × 10⁻⁹ at n = 1,883 (two groups; ε² = 0.019), and the Observed-richness test H = 13.1, p = 2.9 × 10⁻⁴ at n = 1,886 (ε² = 0.006). The two tests carry different sample sizes because the Shannon index is undefined for the three samples with no retained reads, which are excluded rather than scored as zero. Together the two ε² values mean developmental stage accounts for roughly 0.6–1.9% of the variation in alpha diversity.</w:t>
      </w:r>
    </w:p>
    <w:p w:rsidR="00015D8D" w:rsidRPr="00F85361" w:rsidRDefault="00000000" w:rsidP="00F85361">
      <w:pPr>
        <w:spacing w:before="80" w:after="120" w:line="276" w:lineRule="auto"/>
        <w:jc w:val="both"/>
        <w:rPr>
          <w:rFonts w:ascii="Verdana" w:hAnsi="Verdana"/>
        </w:rPr>
      </w:pPr>
      <w:r>
        <w:rPr>
          <w:rFonts w:ascii="Verdana" w:hAnsi="Verdana"/>
        </w:rPr>
        <w:t>Because the library-size floor is permissive (500 reads) and Observed richness correlates with sequencing depth (Spearman ρ = 0.30), we refitted the stage effect with log₁₀ depth, study, and host species as covariates (Figure 3c). For Shannon, the seedling-minus-seed difference shrinks from β = −0.197 (p = 2.9 × 10⁻⁹) to β = −0.120 (p = 1.1 × 10⁻³), a reduction of 39% but a stable sign and significance. For Observed richness the unadjusted difference is not significant at all (β = −0.15, p = 0.91) and becomes significantly negative only once depth and study are included (β = −10.8, p = 3.0 × 10⁻¹⁴), with adjusted R² rising from ≈0 to 0.46. The unadjusted richness result is therefore not interpretable as a stage effect; the depth- and study-adjusted estimate is the one we rely on. The stronger and more stable effect on Shannon than on Observed richness suggests that what changes between seeds and seedlings is not so much how many ASVs are present as how the abundances are distributed among them; that is, a redistribution of dominance rather than a step-change in count.</w:t>
      </w:r>
    </w:p>
    <w:p w:rsidR="00015D8D" w:rsidRPr="00F85361" w:rsidRDefault="00000000" w:rsidP="00F85361">
      <w:pPr>
        <w:spacing w:before="80" w:after="120" w:line="276" w:lineRule="auto"/>
        <w:jc w:val="both"/>
        <w:rPr>
          <w:rFonts w:ascii="Verdana" w:hAnsi="Verdana"/>
        </w:rPr>
      </w:pPr>
      <w:proofErr w:type="gramStart"/>
      <w:proofErr w:type="gramEnd"/>
      <w:proofErr w:type="spellStart"/>
      <w:proofErr w:type="spellEnd"/>
      <w:proofErr w:type="spellStart"/>
      <w:proofErr w:type="spellEnd"/>
      <w:r>
        <w:rPr>
          <w:rFonts w:ascii="Verdana" w:hAnsi="Verdana"/>
        </w:rPr>
        <w:t>Host species and cultivar produced much larger Kruskal–Wallis statistics on both metrics (Scientific_Name: Shannon H = 251.8, p = 5.2 × 10⁻⁴⁵, ε² = 0.127; Cultivar: Shannon H = 463.2, p = 2.8 × 10⁻⁸⁶, ε² = 0.249), and study identity was stronger still (study_alias: Shannon H = 483.1, p = 3.4 × 10⁻¹⁰⁰, ε² = 0.254). On the ε² scale, study identity accounts for about 13 times as much variation in Shannon diversity as developmental stage does, and cultivar and author are close behind study (ε² = 0.249 and 0.253). Author and study identity are near-collinear here — most studies have one first author — so these should be read as one provenance effect rather than two. Provenance is thus the largest single source of variation in alpha diversity in this compilation, and it is not separable from host, because each study contributed a distinct set of hosts. We report alpha diversity faceted by host species (Figure 3) and by cultivar (Figure 3 companion panel) so that the stage effect is visible against this background rather than collapsed across it.</w:t>
      </w:r>
    </w:p>
    <w:p w:rsidR="00015D8D" w:rsidRPr="00F85361" w:rsidRDefault="00000000" w:rsidP="00F85361">
      <w:pPr>
        <w:pStyle w:val="Heading2"/>
        <w:spacing w:line="276" w:lineRule="auto"/>
        <w:rPr>
          <w:rFonts w:ascii="Verdana" w:hAnsi="Verdana"/>
        </w:rPr>
      </w:pPr>
      <w:r w:rsidRPr="00F85361">
        <w:rPr>
          <w:rFonts w:ascii="Verdana" w:hAnsi="Verdana"/>
        </w:rPr>
        <w:t>Beta diversity is structured more by host than by developmental stage</w:t>
      </w:r>
    </w:p>
    <w:p w:rsidR="00015D8D" w:rsidRPr="00F85361" w:rsidRDefault="00000000" w:rsidP="00F85361">
      <w:pPr>
        <w:spacing w:before="80" w:after="120" w:line="276" w:lineRule="auto"/>
        <w:jc w:val="both"/>
        <w:rPr>
          <w:rFonts w:ascii="Verdana" w:hAnsi="Verdana"/>
        </w:rPr>
      </w:pPr>
      <w:proofErr w:type="spellStart"/>
      <w:proofErr w:type="spellEnd"/>
      <w:proofErr w:type="gramStart"/>
      <w:proofErr w:type="gramEnd"/>
      <w:r>
        <w:rPr>
          <w:rFonts w:ascii="Verdana" w:hAnsi="Verdana"/>
        </w:rPr>
        <w:t>We tested PERMANOVA and PERMDISP in parallel and found significant location and dispersion effects for every grouping variable tested (Table 4). These tests were computed on Bray–Curtis distances among the 100 most abundant ASVs; because 330 samples carry no reads among those features, they run on n = 1,553 (n = 1,529 for cultivar) rather than the full 1,883. Developmental stage was significant (PERMANOVA F = 19.26, R² = 0.012, p = 0.001) but explained only about 1.2% of the variance in community composition. Host species explained roughly an order of magnitude more (Scientific_Name: F = 16.59, R² = 0.114, p = 0.001), and cultivar more still (F = 20.65, R² = 0.140, p = 0.001). Study identity also carried a substantial signal (F = 28.99, R² = 0.070, p = 0.001), as did author (F = 35.03, R² = 0.064).</w:t>
      </w:r>
    </w:p>
    <w:p w:rsidR="00015D8D" w:rsidRPr="00F85361" w:rsidRDefault="00000000" w:rsidP="00F85361">
      <w:pPr>
        <w:spacing w:before="80" w:after="120" w:line="276" w:lineRule="auto"/>
        <w:jc w:val="both"/>
        <w:rPr>
          <w:rFonts w:ascii="Verdana" w:hAnsi="Verdana"/>
        </w:rPr>
      </w:pPr>
      <w:proofErr w:type="spellStart"/>
      <w:proofErr w:type="spellEnd"/>
      <w:proofErr w:type="gramStart"/>
      <w:proofErr w:type="gramEnd"/>
      <w:r>
        <w:rPr>
          <w:rFonts w:ascii="Verdana" w:hAnsi="Verdana"/>
        </w:rPr>
        <w:t>These are univariate tests, so each one attributes to its variable everything the other variables would also have explained; in a compilation where each study contributed a distinct set of hosts, that makes them uninterpretable as independent contributions. We therefore fitted a marginal (type-III) model containing study, developmental stage, and host species simultaneously. In that model the ordering is preserved but the magnitudes change substantially: host species R² = 0.077 (F = 12.67), study identity R² = 0.029 (F = 17.60), and developmental stage R² = 0.003 (F = 4.62), all at p = 0.003 (Figure 3b). The stage effect is 4.8 times smaller once study and host are in the model, and study identity alone accounts for more than eleven times as much variation as stage. Repeating the marginal model on genus-level distances gives the same ordering (host species R² = 0.057, study R² = 0.030, stage R² = 0.004), so this is not an artifact of the taxonomic level chosen.</w:t>
      </w:r>
    </w:p>
    <w:p w:rsidR="00015D8D" w:rsidRPr="00F85361" w:rsidRDefault="00000000" w:rsidP="00F85361">
      <w:pPr>
        <w:spacing w:before="80" w:after="120" w:line="276" w:lineRule="auto"/>
        <w:jc w:val="both"/>
        <w:rPr>
          <w:rFonts w:ascii="Verdana" w:hAnsi="Verdana"/>
        </w:rPr>
      </w:pPr>
      <w:proofErr w:type="spellStart"/>
      <w:proofErr w:type="spellEnd"/>
      <w:proofErr w:type="gramStart"/>
      <w:proofErr w:type="gramEnd"/>
      <w:r>
        <w:rPr>
          <w:rFonts w:ascii="Verdana" w:hAnsi="Verdana"/>
        </w:rPr>
        <w:t>PERMDISP was significant for every grouping, including developmental stage (F = 21.49, p = 0.003), which means the location effects we report cannot be separated from dispersion effects; the seed and seedling samples differ both in where they sit in community space and in how spread out they are around their group centres. This is not a secondary caveat: when dispersion is heterogeneous, a significant PERMANOVA F does not license the interpretation that group centroids differ, and we do not make that interpretation here. We therefore read the stage-level beta-diversity result as a joint location-plus-dispersion difference of small magnitude, not as a compositional shift of the seedling community relative to the seed community.</w:t>
      </w:r>
    </w:p>
    <w:p w:rsidR="00015D8D" w:rsidRPr="00F85361" w:rsidRDefault="00000000" w:rsidP="00F85361">
      <w:pPr>
        <w:spacing w:before="80" w:after="120" w:line="276" w:lineRule="auto"/>
        <w:jc w:val="both"/>
        <w:rPr>
          <w:rFonts w:ascii="Verdana" w:hAnsi="Verdana"/>
        </w:rPr>
      </w:pPr>
      <w:proofErr w:type="spellStart"/>
      <w:proofErr w:type="spellEnd"/>
      <w:proofErr w:type="gramStart"/>
      <w:proofErr w:type="gramEnd"/>
      <w:r>
        <w:rPr>
          <w:rFonts w:ascii="Verdana" w:hAnsi="Verdana"/>
        </w:rPr>
        <w:t>The dispersion result is also sensitive to taxonomic level. On genus-level distances, stage dispersion is much weaker (F = 7.32, p = 0.013) while study and author dispersion are much stronger (F = 67.46 and 76.66), reinforcing that most of the heterogeneity in this compilation is between studies rather than between developmental stages.</w:t>
      </w:r>
    </w:p>
    <w:p w:rsidR="00015D8D" w:rsidRPr="00F85361" w:rsidRDefault="00000000" w:rsidP="00F85361">
      <w:pPr>
        <w:spacing w:before="80" w:after="120" w:line="276" w:lineRule="auto"/>
        <w:jc w:val="both"/>
        <w:rPr>
          <w:rFonts w:ascii="Verdana" w:hAnsi="Verdana"/>
        </w:rPr>
      </w:pPr>
      <w:proofErr w:type="spellStart"/>
      <w:proofErr w:type="spellEnd"/>
      <w:r>
        <w:rPr>
          <w:rFonts w:ascii="Verdana" w:hAnsi="Verdana"/>
        </w:rPr>
        <w:t>PCoA on Bray–Curtis distances at the genus level recapitulates the same hierarchy visually (Figure 4): host species and cultivar drive the dominant axes of variation, with developmental-stage separation appearing as a secondary structure within each host. Note that the ordinations in Figure 4 use genus-level distances while the tests in Table 4 use ASV-level distances; the genus level was chosen for the ordination because it reduces the influence of study-specific sequencing artifacts on the visual layout, and because — as the comparability diagnostic above shows — ASV identity is almost entirely study-private in this compilation. That same diagnostic is a caution on Table 4 itself: with 98.8% of ASVs confined to a single study, the ASV-level distances on which those tests are computed are substantially informed by which study a sample came from. Genus-level univariate tests give the same ordering of variables but different magnitudes (stage R² = 0.020, host species R² = 0.119, cultivar R² = 0.139, study R² = 0.093), and we regard the agreement in ordering, rather than any single R², as the reliable result.</w:t>
      </w:r>
    </w:p>
    <w:p w:rsidR="00015D8D" w:rsidRPr="00F85361" w:rsidRDefault="00000000" w:rsidP="00F85361">
      <w:pPr>
        <w:pStyle w:val="Heading2"/>
        <w:spacing w:line="276" w:lineRule="auto"/>
        <w:rPr>
          <w:rFonts w:ascii="Verdana" w:hAnsi="Verdana"/>
        </w:rPr>
      </w:pPr>
      <w:r w:rsidRPr="00F85361">
        <w:rPr>
          <w:rFonts w:ascii="Verdana" w:hAnsi="Verdana"/>
        </w:rPr>
        <w:t>Indicator taxa cleanly separate the seed and seedling stages</w:t>
      </w:r>
    </w:p>
    <w:p w:rsidR="00015D8D" w:rsidRPr="00F85361" w:rsidRDefault="00000000" w:rsidP="00F85361">
      <w:pPr>
        <w:spacing w:before="80" w:after="120" w:line="276" w:lineRule="auto"/>
        <w:jc w:val="both"/>
        <w:rPr>
          <w:rFonts w:ascii="Verdana" w:hAnsi="Verdana"/>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Verdana" w:hAnsi="Verdana"/>
        </w:rPr>
        <w:t xml:space="preserve">Despite the modest variance explained by developmental stage in PERMANOVA, indicator-species analysis identified a seed-versus-seedling taxonomic signal (Figure 6, Table S3). Of the 2,000 retained ASVs, 811 were significant indicators at q &lt; 0.05 — 601 on the seedling side and 210 on the seed side. On the seedling side, ASVs assigned to </w:t>
      </w:r>
      <w:r>
        <w:rPr>
          <w:rFonts w:ascii="Verdana" w:hAnsi="Verdana"/>
          <w:i/>
        </w:rPr>
        <w:t>Pantoea</w:t>
      </w:r>
      <w:r>
        <w:rPr>
          <w:rFonts w:ascii="Verdana" w:hAnsi="Verdana"/>
        </w:rPr>
        <w:t xml:space="preserve">, </w:t>
      </w:r>
      <w:r>
        <w:rPr>
          <w:rFonts w:ascii="Verdana" w:hAnsi="Verdana"/>
          <w:i/>
        </w:rPr>
        <w:t>Enterobacter</w:t>
      </w:r>
      <w:r>
        <w:rPr>
          <w:rFonts w:ascii="Verdana" w:hAnsi="Verdana"/>
        </w:rPr>
        <w:t xml:space="preserve">, </w:t>
      </w:r>
      <w:r>
        <w:rPr>
          <w:rFonts w:ascii="Verdana" w:hAnsi="Verdana"/>
          <w:i/>
        </w:rPr>
        <w:t>Kosakonia</w:t>
      </w:r>
      <w:r>
        <w:rPr>
          <w:rFonts w:ascii="Verdana" w:hAnsi="Verdana"/>
        </w:rPr>
        <w:t xml:space="preserve">, and </w:t>
      </w:r>
      <w:r>
        <w:rPr>
          <w:rFonts w:ascii="Verdana" w:hAnsi="Verdana"/>
          <w:i/>
        </w:rPr>
        <w:t>Pseudomonas</w:t>
      </w:r>
      <w:r>
        <w:rPr>
          <w:rFonts w:ascii="Verdana" w:hAnsi="Verdana"/>
        </w:rPr>
        <w:t xml:space="preserve"> were significant indicators (p = 0.001); on the seed side, multiple ASVs assigned to </w:t>
      </w:r>
      <w:r>
        <w:rPr>
          <w:rFonts w:ascii="Verdana" w:hAnsi="Verdana"/>
          <w:i/>
        </w:rPr>
        <w:t>Exiguobacterium</w:t>
      </w:r>
      <w:r>
        <w:rPr>
          <w:rFonts w:ascii="Verdana" w:hAnsi="Verdana"/>
        </w:rPr>
        <w:t xml:space="preserve"> and </w:t>
      </w:r>
      <w:r>
        <w:rPr>
          <w:rFonts w:ascii="Verdana" w:hAnsi="Verdana"/>
          <w:i/>
        </w:rPr>
        <w:t>Erwinia</w:t>
      </w:r>
      <w:r>
        <w:rPr>
          <w:rFonts w:ascii="Verdana" w:hAnsi="Verdana"/>
        </w:rPr>
        <w:t xml:space="preserve"> were significant indicators at the same threshold. All six genus-level associations replicate in our recomputation with the direction stated here.</w:t>
      </w:r>
    </w:p>
    <w:p w:rsidR="00015D8D" w:rsidRPr="00F85361" w:rsidRDefault="00000000" w:rsidP="00F85361">
      <w:pPr>
        <w:spacing w:before="80" w:after="120" w:line="276" w:lineRule="auto"/>
        <w:jc w:val="both"/>
        <w:rPr>
          <w:rFonts w:ascii="Verdana" w:hAnsi="Verdana"/>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Verdana" w:hAnsi="Verdana"/>
        </w:rPr>
        <w:t xml:space="preserve">The genus-level summary conceals within-genus heterogeneity that we consider material to how these results should be used. Four of the six named genera contain significant indicator ASVs in both directions: </w:t>
      </w:r>
      <w:r>
        <w:rPr>
          <w:rFonts w:ascii="Verdana" w:hAnsi="Verdana"/>
          <w:i/>
        </w:rPr>
        <w:t>Pantoea</w:t>
      </w:r>
      <w:r>
        <w:rPr>
          <w:rFonts w:ascii="Verdana" w:hAnsi="Verdana"/>
        </w:rPr>
        <w:t xml:space="preserve"> has 58 seedling-side and 15 seed-side significant ASVs, </w:t>
      </w:r>
      <w:r>
        <w:rPr>
          <w:rFonts w:ascii="Verdana" w:hAnsi="Verdana"/>
          <w:i/>
        </w:rPr>
        <w:t>Pseudomonas</w:t>
      </w:r>
      <w:r>
        <w:rPr>
          <w:rFonts w:ascii="Verdana" w:hAnsi="Verdana"/>
        </w:rPr>
        <w:t xml:space="preserve"> 103 and 26, </w:t>
      </w:r>
      <w:r>
        <w:rPr>
          <w:rFonts w:ascii="Verdana" w:hAnsi="Verdana"/>
          <w:i/>
        </w:rPr>
        <w:t>Erwinia</w:t>
      </w:r>
      <w:r>
        <w:rPr>
          <w:rFonts w:ascii="Verdana" w:hAnsi="Verdana"/>
        </w:rPr>
        <w:t xml:space="preserve"> 17 seed-side and 4 seedling-side, and </w:t>
      </w:r>
      <w:r>
        <w:rPr>
          <w:rFonts w:ascii="Verdana" w:hAnsi="Verdana"/>
          <w:i/>
        </w:rPr>
        <w:t>Exiguobacterium</w:t>
      </w:r>
      <w:r>
        <w:rPr>
          <w:rFonts w:ascii="Verdana" w:hAnsi="Verdana"/>
        </w:rPr>
        <w:t xml:space="preserve"> 18 seed-side and 1 seedling-side. Only </w:t>
      </w:r>
      <w:r>
        <w:rPr>
          <w:rFonts w:ascii="Verdana" w:hAnsi="Verdana"/>
          <w:i/>
        </w:rPr>
        <w:t>Enterobacter</w:t>
      </w:r>
      <w:r>
        <w:rPr>
          <w:rFonts w:ascii="Verdana" w:hAnsi="Verdana"/>
        </w:rPr>
        <w:t xml:space="preserve"> (14 ASVs) and </w:t>
      </w:r>
      <w:r>
        <w:rPr>
          <w:rFonts w:ascii="Verdana" w:hAnsi="Verdana"/>
          <w:i/>
        </w:rPr>
        <w:t>Kosakonia</w:t>
      </w:r>
      <w:r>
        <w:rPr>
          <w:rFonts w:ascii="Verdana" w:hAnsi="Verdana"/>
        </w:rPr>
        <w:t xml:space="preserve"> (7 ASVs) are unanimous, and both are among the smaller sets. A genus label is therefore not a reliable proxy for stage preference in this dataset: the seedling-side assignment of </w:t>
      </w:r>
      <w:r>
        <w:rPr>
          <w:rFonts w:ascii="Verdana" w:hAnsi="Verdana"/>
          <w:i/>
        </w:rPr>
        <w:t>Pantoea</w:t>
      </w:r>
      <w:r>
        <w:rPr>
          <w:rFonts w:ascii="Verdana" w:hAnsi="Verdana"/>
        </w:rPr>
        <w:t xml:space="preserve"> and </w:t>
      </w:r>
      <w:r>
        <w:rPr>
          <w:rFonts w:ascii="Verdana" w:hAnsi="Verdana"/>
          <w:i/>
        </w:rPr>
        <w:t>Pseudomonas</w:t>
      </w:r>
      <w:r>
        <w:rPr>
          <w:rFonts w:ascii="Verdana" w:hAnsi="Verdana"/>
        </w:rPr>
        <w:t xml:space="preserve"> describes where the majority of their ASVs fall, not a property of the genus.</w:t>
      </w:r>
    </w:p>
    <w:p w:rsidR="00015D8D" w:rsidRPr="00F85361" w:rsidRDefault="00000000" w:rsidP="00F85361">
      <w:pPr>
        <w:spacing w:before="80" w:after="120" w:line="276" w:lineRule="auto"/>
        <w:jc w:val="both"/>
        <w:rPr>
          <w:rFonts w:ascii="Verdana" w:hAnsi="Verdana"/>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Verdana" w:hAnsi="Verdana"/>
        </w:rPr>
        <w:t xml:space="preserve">The strength ordering also runs against the seedling emphasis. The twelve highest indicator values in the entire analysis (IndVal.g 0.521–0.594) all belong to seed-side ASVs, chiefly </w:t>
      </w:r>
      <w:r>
        <w:rPr>
          <w:rFonts w:ascii="Verdana" w:hAnsi="Verdana"/>
          <w:i/>
        </w:rPr>
        <w:t>Erwinia</w:t>
      </w:r>
      <w:r>
        <w:rPr>
          <w:rFonts w:ascii="Verdana" w:hAnsi="Verdana"/>
        </w:rPr>
        <w:t xml:space="preserve"> and </w:t>
      </w:r>
      <w:r>
        <w:rPr>
          <w:rFonts w:ascii="Verdana" w:hAnsi="Verdana"/>
          <w:i/>
        </w:rPr>
        <w:t>Pantoea</w:t>
      </w:r>
      <w:r>
        <w:rPr>
          <w:rFonts w:ascii="Verdana" w:hAnsi="Verdana"/>
        </w:rPr>
        <w:t>. The most distinctive stage-associated taxa in this compilation are seed-associated, even though seedling-associated ASVs are more numerous.</w:t>
      </w:r>
    </w:p>
    <w:p w:rsidR="00015D8D" w:rsidRPr="00F85361" w:rsidRDefault="00000000" w:rsidP="00F85361">
      <w:pPr>
        <w:pStyle w:val="Heading2"/>
        <w:spacing w:line="276" w:lineRule="auto"/>
        <w:rPr>
          <w:rFonts w:ascii="Verdana" w:hAnsi="Verdana"/>
        </w:rPr>
      </w:pPr>
      <w:r w:rsidRPr="00F85361">
        <w:rPr>
          <w:rFonts w:ascii="Verdana" w:hAnsi="Verdana"/>
        </w:rPr>
        <w:t>Family- and cultivar-stratified correlations show host-specific signatures</w:t>
      </w:r>
    </w:p>
    <w:p w:rsidR="00015D8D" w:rsidRPr="00F85361" w:rsidRDefault="00000000" w:rsidP="00F85361">
      <w:pPr>
        <w:spacing w:before="80" w:after="120" w:line="276" w:lineRule="auto"/>
        <w:jc w:val="both"/>
        <w:rPr>
          <w:rFonts w:ascii="Verdana" w:hAnsi="Verdana"/>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Verdana" w:hAnsi="Verdana"/>
        </w:rPr>
        <w:t>We tested the top five most abundant genera (</w:t>
      </w:r>
      <w:r>
        <w:rPr>
          <w:rFonts w:ascii="Verdana" w:hAnsi="Verdana"/>
          <w:i/>
        </w:rPr>
        <w:t>Pantoea</w:t>
      </w:r>
      <w:r>
        <w:rPr>
          <w:rFonts w:ascii="Verdana" w:hAnsi="Verdana"/>
        </w:rPr>
        <w:t xml:space="preserve">, </w:t>
      </w:r>
      <w:r>
        <w:rPr>
          <w:rFonts w:ascii="Verdana" w:hAnsi="Verdana"/>
          <w:i/>
        </w:rPr>
        <w:t>Pseudomonas</w:t>
      </w:r>
      <w:r>
        <w:rPr>
          <w:rFonts w:ascii="Verdana" w:hAnsi="Verdana"/>
        </w:rPr>
        <w:t xml:space="preserve">, </w:t>
      </w:r>
      <w:r>
        <w:rPr>
          <w:rFonts w:ascii="Verdana" w:hAnsi="Verdana"/>
          <w:i/>
        </w:rPr>
        <w:t>Erwinia</w:t>
      </w:r>
      <w:r>
        <w:rPr>
          <w:rFonts w:ascii="Verdana" w:hAnsi="Verdana"/>
        </w:rPr>
        <w:t xml:space="preserve">, </w:t>
      </w:r>
      <w:r>
        <w:rPr>
          <w:rFonts w:ascii="Verdana" w:hAnsi="Verdana"/>
          <w:i/>
        </w:rPr>
        <w:t>Exiguobacterium</w:t>
      </w:r>
      <w:r>
        <w:rPr>
          <w:rFonts w:ascii="Verdana" w:hAnsi="Verdana"/>
        </w:rPr>
        <w:t xml:space="preserve">, </w:t>
      </w:r>
      <w:r>
        <w:rPr>
          <w:rFonts w:ascii="Verdana" w:hAnsi="Verdana"/>
          <w:i/>
        </w:rPr>
        <w:t>Sphingomonas</w:t>
      </w:r>
      <w:r>
        <w:rPr>
          <w:rFonts w:ascii="Verdana" w:hAnsi="Verdana"/>
        </w:rPr>
        <w:t xml:space="preserve">) for Spearman correlations with developmental stage, stratified by plant family and by cultivar (Tables 5 and S4). In Fabaceae (n = 894), </w:t>
      </w:r>
      <w:r>
        <w:rPr>
          <w:rFonts w:ascii="Verdana" w:hAnsi="Verdana"/>
          <w:i/>
        </w:rPr>
        <w:t>Exiguobacterium</w:t>
      </w:r>
      <w:r>
        <w:rPr>
          <w:rFonts w:ascii="Verdana" w:hAnsi="Verdana"/>
        </w:rPr>
        <w:t xml:space="preserve"> showed a strong negative correlation with seedling stage (ρ = −0.414, p_adj = 5.6 × 10⁻³⁷): the genus is abundant on seeds and largely disappears by the seedling stage. In Brassicaceae (n = 828), </w:t>
      </w:r>
      <w:r>
        <w:rPr>
          <w:rFonts w:ascii="Verdana" w:hAnsi="Verdana"/>
          <w:i/>
        </w:rPr>
        <w:t>Pseudomonas</w:t>
      </w:r>
      <w:r>
        <w:rPr>
          <w:rFonts w:ascii="Verdana" w:hAnsi="Verdana"/>
        </w:rPr>
        <w:t xml:space="preserve"> was positively associated with the seedling stage (ρ = 0.243, p_adj = 1.9 × 10⁻¹¹), </w:t>
      </w:r>
      <w:r>
        <w:rPr>
          <w:rFonts w:ascii="Verdana" w:hAnsi="Verdana"/>
          <w:i/>
        </w:rPr>
        <w:t>Erwinia</w:t>
      </w:r>
      <w:r>
        <w:rPr>
          <w:rFonts w:ascii="Verdana" w:hAnsi="Verdana"/>
        </w:rPr>
        <w:t xml:space="preserve"> was negatively associated (ρ = −0.223, p_adj = 7.9 × 10⁻¹⁰), and </w:t>
      </w:r>
      <w:r>
        <w:rPr>
          <w:rFonts w:ascii="Verdana" w:hAnsi="Verdana"/>
          <w:i/>
        </w:rPr>
        <w:t>Sphingomonas</w:t>
      </w:r>
      <w:r>
        <w:rPr>
          <w:rFonts w:ascii="Verdana" w:hAnsi="Verdana"/>
        </w:rPr>
        <w:t xml:space="preserve"> showed a modest positive association (ρ = 0.171, p_adj = 4.6 × 10⁻⁶). In Poaceae, the same </w:t>
      </w:r>
      <w:r>
        <w:rPr>
          <w:rFonts w:ascii="Verdana" w:hAnsi="Verdana"/>
          <w:i/>
        </w:rPr>
        <w:t>Pseudomonas</w:t>
      </w:r>
      <w:r>
        <w:rPr>
          <w:rFonts w:ascii="Verdana" w:hAnsi="Verdana"/>
        </w:rPr>
        <w:t>-on-seedling signal was stronger in absolute terms (ρ = 0.431), albeit on a smaller sample (n = 113). Every value in Table 5 reproduced exactly in our recomputation.</w:t>
      </w:r>
    </w:p>
    <w:p w:rsidR="00015D8D" w:rsidRPr="00F85361" w:rsidRDefault="00000000" w:rsidP="00F85361">
      <w:pPr>
        <w:spacing w:before="80" w:after="120" w:line="276" w:lineRule="auto"/>
        <w:jc w:val="both"/>
        <w:rPr>
          <w:rFonts w:ascii="Verdana" w:hAnsi="Verdana"/>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Verdana" w:hAnsi="Verdana"/>
        </w:rPr>
        <w:t xml:space="preserve">Two entries in Table 5 should not be read as biology. The Asteraceae row rests on a stratum of ten </w:t>
      </w:r>
      <w:r>
        <w:rPr>
          <w:rFonts w:ascii="Verdana" w:hAnsi="Verdana"/>
          <w:i/>
        </w:rPr>
        <w:t>Lactuca sativa</w:t>
      </w:r>
      <w:r>
        <w:rPr>
          <w:rFonts w:ascii="Verdana" w:hAnsi="Verdana"/>
        </w:rPr>
        <w:t xml:space="preserve"> samples from a single study (seven seeds, three seedlings) in which the genus is present in only two samples; the remaining eight values are exact zeros, so ρ = 0.759 is a two-point rank correlation and we report it for completeness only. </w:t>
      </w:r>
      <w:r>
        <w:rPr>
          <w:rFonts w:ascii="Verdana" w:hAnsi="Verdana"/>
          <w:i/>
        </w:rPr>
        <w:t>Sphingomonas</w:t>
      </w:r>
      <w:r>
        <w:rPr>
          <w:rFonts w:ascii="Verdana" w:hAnsi="Verdana"/>
        </w:rPr>
        <w:t xml:space="preserve"> in the same stratum has an identical ρ and q for the same reason and is now listed alongside it, correcting an omission in the original table, which stated that all pairs with q &lt; 0.05 were listed. At the cultivar level the same caution applies to the strongest reported value: in </w:t>
      </w:r>
      <w:r>
        <w:rPr>
          <w:rFonts w:ascii="Verdana" w:hAnsi="Verdana"/>
          <w:i/>
        </w:rPr>
        <w:t>Raphanus sativus</w:t>
      </w:r>
      <w:r>
        <w:rPr>
          <w:rFonts w:ascii="Verdana" w:hAnsi="Verdana"/>
        </w:rPr>
        <w:t xml:space="preserve"> cv. radish, </w:t>
      </w:r>
      <w:r>
        <w:rPr>
          <w:rFonts w:ascii="Verdana" w:hAnsi="Verdana"/>
          <w:i/>
        </w:rPr>
        <w:t>Erwinia</w:t>
      </w:r>
      <w:r>
        <w:rPr>
          <w:rFonts w:ascii="Verdana" w:hAnsi="Verdana"/>
        </w:rPr>
        <w:t xml:space="preserve"> falls from seed to seedling with ρ = −0.995 (p_adj = 1.1 × 10⁻²⁸), but the stratum contains 32 samples of which only 5 are seeds, so a near-perfect rank correlation reflects near-complete separation between two very unequal groups rather than a graded relationship with stage. In several Brassica and Phaseolus cultivars the direction and magnitude of </w:t>
      </w:r>
      <w:r>
        <w:rPr>
          <w:rFonts w:ascii="Verdana" w:hAnsi="Verdana"/>
          <w:i/>
        </w:rPr>
        <w:t>Sphingomonas</w:t>
      </w:r>
      <w:r>
        <w:rPr>
          <w:rFonts w:ascii="Verdana" w:hAnsi="Verdana"/>
        </w:rPr>
        <w:t xml:space="preserve">, </w:t>
      </w:r>
      <w:r>
        <w:rPr>
          <w:rFonts w:ascii="Verdana" w:hAnsi="Verdana"/>
          <w:i/>
        </w:rPr>
        <w:t>Pseudomonas</w:t>
      </w:r>
      <w:r>
        <w:rPr>
          <w:rFonts w:ascii="Verdana" w:hAnsi="Verdana"/>
        </w:rPr>
        <w:t xml:space="preserve">, and </w:t>
      </w:r>
      <w:r>
        <w:rPr>
          <w:rFonts w:ascii="Verdana" w:hAnsi="Verdana"/>
          <w:i/>
        </w:rPr>
        <w:t>Pantoea</w:t>
      </w:r>
      <w:r>
        <w:rPr>
          <w:rFonts w:ascii="Verdana" w:hAnsi="Verdana"/>
        </w:rPr>
        <w:t xml:space="preserve"> shifts changed between cultivars of the same species. The host-by-stage interaction is visible at the cultivar level even though the broad-stroke meta-analysis smooths it out, but the cultivar-level estimates rest on small and unbalanced strata and we treat them as hypothesis-generating.</w:t>
      </w:r>
    </w:p>
    <w:p w:rsidR="00015D8D" w:rsidRPr="00F85361" w:rsidRDefault="00000000" w:rsidP="00F85361">
      <w:pPr>
        <w:pStyle w:val="Heading1"/>
        <w:spacing w:line="276" w:lineRule="auto"/>
        <w:rPr>
          <w:rFonts w:ascii="Verdana" w:hAnsi="Verdana"/>
        </w:rPr>
      </w:pPr>
      <w:r w:rsidRPr="00F85361">
        <w:rPr>
          <w:rFonts w:ascii="Verdana" w:hAnsi="Verdana"/>
        </w:rPr>
        <w:t>Discussion</w:t>
      </w:r>
    </w:p>
    <w:p w:rsidR="00015D8D" w:rsidRPr="00F85361" w:rsidRDefault="00000000" w:rsidP="00F85361">
      <w:pPr>
        <w:spacing w:before="80" w:after="120" w:line="276" w:lineRule="auto"/>
        <w:jc w:val="both"/>
        <w:rPr>
          <w:rFonts w:ascii="Verdana" w:hAnsi="Verdana"/>
        </w:rPr>
      </w:pPr>
      <w:proofErr w:type="spellStart"/>
      <w:proofErr w:type="spellEnd"/>
      <w:proofErr w:type="spellStart"/>
      <w:proofErr w:type="spellEnd"/>
      <w:proofErr w:type="spellStart"/>
      <w:proofErr w:type="spellEnd"/>
      <w:r>
        <w:rPr>
          <w:rFonts w:ascii="Verdana" w:hAnsi="Verdana"/>
        </w:rPr>
        <w:t>Across 1,886 seed and seedling samples drawn from eight studies, 17 plant species, and 10 countries, the bacterial communities of seedlings were dominated by a small set of Proteobacteria-leaning taxa (</w:t>
      </w:r>
      <w:r>
        <w:rPr>
          <w:rFonts w:ascii="Verdana" w:hAnsi="Verdana"/>
          <w:i/>
        </w:rPr>
        <w:t>Pantoea</w:t>
      </w:r>
      <w:r>
        <w:rPr>
          <w:rFonts w:ascii="Verdana" w:hAnsi="Verdana"/>
        </w:rPr>
        <w:t xml:space="preserve">, </w:t>
      </w:r>
      <w:r>
        <w:rPr>
          <w:rFonts w:ascii="Verdana" w:hAnsi="Verdana"/>
          <w:i/>
        </w:rPr>
        <w:t>Pseudomonas</w:t>
      </w:r>
      <w:r>
        <w:rPr>
          <w:rFonts w:ascii="Verdana" w:hAnsi="Verdana"/>
        </w:rPr>
        <w:t xml:space="preserve">, </w:t>
      </w:r>
      <w:r>
        <w:rPr>
          <w:rFonts w:ascii="Verdana" w:hAnsi="Verdana"/>
          <w:i/>
        </w:rPr>
        <w:t>Erwinia</w:t>
      </w:r>
      <w:r>
        <w:rPr>
          <w:rFonts w:ascii="Verdana" w:hAnsi="Verdana"/>
        </w:rPr>
        <w:t xml:space="preserve">, </w:t>
      </w:r>
      <w:r>
        <w:rPr>
          <w:rFonts w:ascii="Verdana" w:hAnsi="Verdana"/>
          <w:i/>
        </w:rPr>
        <w:t>Enterobacter</w:t>
      </w:r>
      <w:r>
        <w:rPr>
          <w:rFonts w:ascii="Verdana" w:hAnsi="Verdana"/>
        </w:rPr>
        <w:t xml:space="preserve">, </w:t>
      </w:r>
      <w:r>
        <w:rPr>
          <w:rFonts w:ascii="Verdana" w:hAnsi="Verdana"/>
          <w:i/>
        </w:rPr>
        <w:t>Kosakonia</w:t>
      </w:r>
      <w:r>
        <w:rPr>
          <w:rFonts w:ascii="Verdana" w:hAnsi="Verdana"/>
        </w:rPr>
        <w:t xml:space="preserve">), while seed communities were enriched in </w:t>
      </w:r>
      <w:r>
        <w:rPr>
          <w:rFonts w:ascii="Verdana" w:hAnsi="Verdana"/>
          <w:i/>
        </w:rPr>
        <w:t>Exiguobacterium</w:t>
      </w:r>
      <w:r>
        <w:rPr>
          <w:rFonts w:ascii="Verdana" w:hAnsi="Verdana"/>
        </w:rPr>
        <w:t xml:space="preserve"> and </w:t>
      </w:r>
      <w:r>
        <w:rPr>
          <w:rFonts w:ascii="Verdana" w:hAnsi="Verdana"/>
          <w:i/>
        </w:rPr>
        <w:t>Erwinia</w:t>
      </w:r>
      <w:r>
        <w:rPr>
          <w:rFonts w:ascii="Verdana" w:hAnsi="Verdana"/>
        </w:rPr>
        <w:t xml:space="preserve"> ASVs. Developmental stage carried a reproducible taxonomic signal — the indicator-species results replicate cleanly — but explained only about 1.2% of the variance in beta diversity in univariate tests and 0.3% once study and host species were in the model, while host species and cultivar explained roughly ten times more. Study identity explained more variation than developmental stage in every analysis we ran: alpha diversity (ε² = 0.254 vs 0.019), univariate beta diversity (R² = 0.070 vs 0.012), and the marginal model (R² = 0.029 vs 0.003). Our reading of the data is therefore mixed: the seed-to-seedling transition is a real biological window with consistent taxon-level signatures, but it sits inside a much larger pool of host-, cultivar-, and study-driven variation, and meta-analytic claims about “the” seedling microbiome that don't account for that ordering are likely to overstate what generalizes.</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Our results align with previous single-host work that found Pseudomonas and </w:t>
      </w:r>
      <w:proofErr w:type="spellStart"/>
      <w:r w:rsidRPr="00F85361">
        <w:rPr>
          <w:rFonts w:ascii="Verdana" w:hAnsi="Verdana"/>
        </w:rPr>
        <w:t>Pantoea</w:t>
      </w:r>
      <w:proofErr w:type="spellEnd"/>
      <w:r w:rsidRPr="00F85361">
        <w:rPr>
          <w:rFonts w:ascii="Verdana" w:hAnsi="Verdana"/>
        </w:rPr>
        <w:t xml:space="preserve"> increasing during seedling colonization (</w:t>
      </w:r>
      <w:proofErr w:type="spellStart"/>
      <w:r w:rsidRPr="00F85361">
        <w:rPr>
          <w:rFonts w:ascii="Verdana" w:hAnsi="Verdana"/>
        </w:rPr>
        <w:t>Aleklett</w:t>
      </w:r>
      <w:proofErr w:type="spellEnd"/>
      <w:r w:rsidRPr="00F85361">
        <w:rPr>
          <w:rFonts w:ascii="Verdana" w:hAnsi="Verdana"/>
        </w:rPr>
        <w:t xml:space="preserve"> et al. 2022; </w:t>
      </w:r>
      <w:proofErr w:type="spellStart"/>
      <w:r w:rsidRPr="00F85361">
        <w:rPr>
          <w:rFonts w:ascii="Verdana" w:hAnsi="Verdana"/>
        </w:rPr>
        <w:t>Michl</w:t>
      </w:r>
      <w:proofErr w:type="spellEnd"/>
      <w:r w:rsidRPr="00F85361">
        <w:rPr>
          <w:rFonts w:ascii="Verdana" w:hAnsi="Verdana"/>
        </w:rPr>
        <w:t xml:space="preserve"> et al. 2024), and with the framing of </w:t>
      </w:r>
      <w:proofErr w:type="spellStart"/>
      <w:r w:rsidRPr="00F85361">
        <w:rPr>
          <w:rFonts w:ascii="Verdana" w:hAnsi="Verdana"/>
        </w:rPr>
        <w:t>Romão</w:t>
      </w:r>
      <w:proofErr w:type="spellEnd"/>
      <w:r w:rsidRPr="00F85361">
        <w:rPr>
          <w:rFonts w:ascii="Verdana" w:hAnsi="Verdana"/>
        </w:rPr>
        <w:t xml:space="preserve"> and colleagues (2025) that the seed microbiome is an underexplored frontier carrying a distinct community from what later assembles on the seedling. While </w:t>
      </w:r>
      <w:proofErr w:type="spellStart"/>
      <w:r w:rsidRPr="00F85361">
        <w:rPr>
          <w:rFonts w:ascii="Verdana" w:hAnsi="Verdana"/>
        </w:rPr>
        <w:t>Chesneau</w:t>
      </w:r>
      <w:proofErr w:type="spellEnd"/>
      <w:r w:rsidRPr="00F85361">
        <w:rPr>
          <w:rFonts w:ascii="Verdana" w:hAnsi="Verdana"/>
        </w:rPr>
        <w:t xml:space="preserve"> and colleagues (2022) reported strong host-level structuring in Phaseolus and Raphanus, our cross-study analysis suggests this is the broader pattern rather than a host-specific artifact: host species and cultivar dominate beta-diversity structure across the eight studies we examined, not just in their original two.</w:t>
      </w:r>
    </w:p>
    <w:p w:rsidR="00015D8D" w:rsidRPr="00F85361" w:rsidRDefault="00000000" w:rsidP="00F85361">
      <w:pPr>
        <w:spacing w:before="80" w:after="120" w:line="276" w:lineRule="auto"/>
        <w:jc w:val="both"/>
        <w:rPr>
          <w:rFonts w:ascii="Verdana" w:hAnsi="Verdana"/>
        </w:rPr>
      </w:pPr>
      <w:proofErr w:type="gramStart"/>
      <w:proofErr w:type="gramEnd"/>
      <w:proofErr w:type="spellStart"/>
      <w:proofErr w:type="spellEnd"/>
      <w:r>
        <w:rPr>
          <w:rFonts w:ascii="Verdana" w:hAnsi="Verdana"/>
        </w:rPr>
        <w:t>Three methodological caveats are central. First, PERMDISP was significant for every grouping variable, including developmental stage. When dispersion is heterogeneous, a significant PERMANOVA F cannot be read as a shift in group centroids, so our stage-level beta-diversity result is a joint location-plus-dispersion claim and not a clean compositional difference between seed and seedling communities. This is a recurring issue in unbalanced microbiome meta-analyses and not unique to our dataset, but it constrains the interpretation rather than merely qualifying it.</w:t>
      </w:r>
    </w:p>
    <w:p w:rsidR="00015D8D" w:rsidRPr="00F85361" w:rsidRDefault="00000000" w:rsidP="00F85361">
      <w:pPr>
        <w:spacing w:before="80" w:after="120" w:line="276" w:lineRule="auto"/>
        <w:jc w:val="both"/>
        <w:rPr>
          <w:rFonts w:ascii="Verdana" w:hAnsi="Verdana"/>
        </w:rPr>
      </w:pPr>
      <w:proofErr w:type="gramStart"/>
      <w:proofErr w:type="gramEnd"/>
      <w:proofErr w:type="spellStart"/>
      <w:proofErr w:type="spellEnd"/>
      <w:r>
        <w:rPr>
          <w:rFonts w:ascii="Verdana" w:hAnsi="Verdana"/>
        </w:rPr>
        <w:t>Second, ASV identity is very largely study-private in this compilation. Of 119,135 observed ASVs, 98.79% occur in exactly one study, the median pairwise Jaccard similarity between studies is 0.000, and no ASV is present in more than four of eight studies. Some of this is expected from real biogeography and host specificity, but it is also what differing primer choices, amplicon regions, read lengths, and denoising runs produce, and those causes cannot be separated with the metadata the source studies deposited. The practical consequence is that ASV-resolution cross-study distances are partly a measurement of study provenance. We report ASV-level tests because they are what the pipeline computed, but we rely on the agreement between ASV- and genus-level results — both give the same ordering of variables — rather than on any single R². Genus-level aggregation raises between-study overlap substantially (median Jaccard 0.168) and is the more defensible level for cross-study inference in a compilation assembled this way.</w:t>
      </w:r>
    </w:p>
    <w:p w:rsidR="00015D8D" w:rsidRPr="00F85361" w:rsidRDefault="00000000" w:rsidP="00F85361">
      <w:pPr>
        <w:spacing w:before="80" w:after="120" w:line="276" w:lineRule="auto"/>
        <w:jc w:val="both"/>
        <w:rPr>
          <w:rFonts w:ascii="Verdana" w:hAnsi="Verdana"/>
        </w:rPr>
      </w:pPr>
      <w:proofErr w:type="gramStart"/>
      <w:proofErr w:type="gramEnd"/>
      <w:proofErr w:type="spellStart"/>
      <w:proofErr w:type="spellEnd"/>
      <w:r>
        <w:rPr>
          <w:rFonts w:ascii="Verdana" w:hAnsi="Verdana"/>
        </w:rPr>
        <w:t>Third, the dataset is heavily skewed by Chesneau et al. (2022), which contributes roughly 77% of the retained sample count, and by France as the dominant geography. Study identity and host species are not separable here, because each study contributed a distinct set of hosts; the marginal model apportions variance between them under a model assumption rather than resolving the confound. While we faceted figures by study, host, and cultivar to make this visible rather than hidden, the cross-study generalizations are weighted by that imbalance. African, Asian, and Latin American seedling-microbiome datasets meeting our inclusion criteria were scarce; this is a structural feature of the public literature rather than of our search.</w:t>
      </w:r>
    </w:p>
    <w:p w:rsidR="00015D8D" w:rsidRPr="00F85361" w:rsidRDefault="00000000" w:rsidP="00F85361">
      <w:pPr>
        <w:spacing w:before="80" w:after="120" w:line="276" w:lineRule="auto"/>
        <w:jc w:val="both"/>
        <w:rPr>
          <w:rFonts w:ascii="Verdana" w:hAnsi="Verdana"/>
        </w:rPr>
      </w:pPr>
      <w:r w:rsidRPr="00F85361">
        <w:rPr>
          <w:rFonts w:ascii="Verdana" w:hAnsi="Verdana"/>
        </w:rPr>
        <w:t>A third caveat is functional. 16S rRNA tells us who is there but not what they are doing, and the field needs to move beyond taxonomy to function before any of the indicator taxa reported here are translated into seedling-microbiome interventions. The seedling-stage indicators we recovered (</w:t>
      </w:r>
      <w:proofErr w:type="spellStart"/>
      <w:r w:rsidRPr="00F85361">
        <w:rPr>
          <w:rFonts w:ascii="Verdana" w:hAnsi="Verdana"/>
        </w:rPr>
        <w:t>Pantoea</w:t>
      </w:r>
      <w:proofErr w:type="spellEnd"/>
      <w:r w:rsidRPr="00F85361">
        <w:rPr>
          <w:rFonts w:ascii="Verdana" w:hAnsi="Verdana"/>
        </w:rPr>
        <w:t xml:space="preserve">, Enterobacter, </w:t>
      </w:r>
      <w:proofErr w:type="spellStart"/>
      <w:r w:rsidRPr="00F85361">
        <w:rPr>
          <w:rFonts w:ascii="Verdana" w:hAnsi="Verdana"/>
        </w:rPr>
        <w:t>Kosakonia</w:t>
      </w:r>
      <w:proofErr w:type="spellEnd"/>
      <w:r w:rsidRPr="00F85361">
        <w:rPr>
          <w:rFonts w:ascii="Verdana" w:hAnsi="Verdana"/>
        </w:rPr>
        <w:t xml:space="preserve">, Pseudomonas) overlap with genera carrying well-documented plant-associated functions: </w:t>
      </w:r>
      <w:proofErr w:type="spellStart"/>
      <w:r w:rsidRPr="00F85361">
        <w:rPr>
          <w:rFonts w:ascii="Verdana" w:hAnsi="Verdana"/>
        </w:rPr>
        <w:t>Pantoea</w:t>
      </w:r>
      <w:proofErr w:type="spellEnd"/>
      <w:r w:rsidRPr="00F85361">
        <w:rPr>
          <w:rFonts w:ascii="Verdana" w:hAnsi="Verdana"/>
        </w:rPr>
        <w:t xml:space="preserve"> </w:t>
      </w:r>
      <w:proofErr w:type="spellStart"/>
      <w:r w:rsidRPr="00F85361">
        <w:rPr>
          <w:rFonts w:ascii="Verdana" w:hAnsi="Verdana"/>
        </w:rPr>
        <w:t>agglomerans</w:t>
      </w:r>
      <w:proofErr w:type="spellEnd"/>
      <w:r w:rsidRPr="00F85361">
        <w:rPr>
          <w:rFonts w:ascii="Verdana" w:hAnsi="Verdana"/>
        </w:rPr>
        <w:t>, for instance, has been shown to act as a biocontrol agent through antifungal compound production (</w:t>
      </w:r>
      <w:proofErr w:type="spellStart"/>
      <w:r w:rsidRPr="00F85361">
        <w:rPr>
          <w:rFonts w:ascii="Verdana" w:hAnsi="Verdana"/>
        </w:rPr>
        <w:t>Dutkiewicz</w:t>
      </w:r>
      <w:proofErr w:type="spellEnd"/>
      <w:r w:rsidRPr="00F85361">
        <w:rPr>
          <w:rFonts w:ascii="Verdana" w:hAnsi="Verdana"/>
        </w:rPr>
        <w:t xml:space="preserve"> et al. 2016; </w:t>
      </w:r>
      <w:proofErr w:type="spellStart"/>
      <w:r w:rsidRPr="00F85361">
        <w:rPr>
          <w:rFonts w:ascii="Verdana" w:hAnsi="Verdana"/>
        </w:rPr>
        <w:t>Petrović</w:t>
      </w:r>
      <w:proofErr w:type="spellEnd"/>
      <w:r w:rsidRPr="00F85361">
        <w:rPr>
          <w:rFonts w:ascii="Verdana" w:hAnsi="Verdana"/>
        </w:rPr>
        <w:t xml:space="preserve"> et al. 2024), Sphingomonas species are associated with phytohormone production and enhanced abiotic-stress resilience (Asaf et al. 2020), and the </w:t>
      </w:r>
      <w:proofErr w:type="spellStart"/>
      <w:r w:rsidRPr="00F85361">
        <w:rPr>
          <w:rFonts w:ascii="Verdana" w:hAnsi="Verdana"/>
        </w:rPr>
        <w:t>Lemanceau</w:t>
      </w:r>
      <w:proofErr w:type="spellEnd"/>
      <w:r w:rsidRPr="00F85361">
        <w:rPr>
          <w:rFonts w:ascii="Verdana" w:hAnsi="Verdana"/>
        </w:rPr>
        <w:t xml:space="preserve"> "functional core" framing argues that the value of a core microbiome lies in the traits it carries rather than in the names of the taxa (</w:t>
      </w:r>
      <w:proofErr w:type="spellStart"/>
      <w:r w:rsidRPr="00F85361">
        <w:rPr>
          <w:rFonts w:ascii="Verdana" w:hAnsi="Verdana"/>
        </w:rPr>
        <w:t>Lemanceau</w:t>
      </w:r>
      <w:proofErr w:type="spellEnd"/>
      <w:r w:rsidRPr="00F85361">
        <w:rPr>
          <w:rFonts w:ascii="Verdana" w:hAnsi="Verdana"/>
        </w:rPr>
        <w:t xml:space="preserve"> et al. 2017). Our analysis does not establish that the ASVs we recovered carry those functions in these specific host contexts. The next step in this line of work, picked up in companion analyses on the same harmonized dataset, is metagenomic and </w:t>
      </w:r>
      <w:proofErr w:type="spellStart"/>
      <w:r w:rsidRPr="00F85361">
        <w:rPr>
          <w:rFonts w:ascii="Verdana" w:hAnsi="Verdana"/>
        </w:rPr>
        <w:t>metatranscriptomic</w:t>
      </w:r>
      <w:proofErr w:type="spellEnd"/>
      <w:r w:rsidRPr="00F85361">
        <w:rPr>
          <w:rFonts w:ascii="Verdana" w:hAnsi="Verdana"/>
        </w:rPr>
        <w:t xml:space="preserve"> profiling of a subset of these samples, so that the stage- and host-specific taxa we identified can be linked to the functions they are or are not actually delivering.</w:t>
      </w:r>
    </w:p>
    <w:p w:rsidR="00015D8D" w:rsidRPr="00F85361" w:rsidRDefault="00000000" w:rsidP="00F85361">
      <w:pPr>
        <w:spacing w:before="80" w:after="120" w:line="276" w:lineRule="auto"/>
        <w:jc w:val="both"/>
        <w:rPr>
          <w:rFonts w:ascii="Verdana" w:hAnsi="Verdana"/>
        </w:rPr>
      </w:pPr>
      <w:r w:rsidRPr="00F85361">
        <w:rPr>
          <w:rFonts w:ascii="Verdana" w:hAnsi="Verdana"/>
        </w:rPr>
        <w:t>A fifth caveat is methodological at the sampling level. Microbial-diversity estimates are well known to be sensitive to sampling effort: larger samples often detect a more comprehensive range of taxa, while smaller samples may miss underlying ecological patterns (</w:t>
      </w:r>
      <w:proofErr w:type="spellStart"/>
      <w:r w:rsidRPr="00F85361">
        <w:rPr>
          <w:rFonts w:ascii="Verdana" w:hAnsi="Verdana"/>
        </w:rPr>
        <w:t>Bullington</w:t>
      </w:r>
      <w:proofErr w:type="spellEnd"/>
      <w:r w:rsidRPr="00F85361">
        <w:rPr>
          <w:rFonts w:ascii="Verdana" w:hAnsi="Verdana"/>
        </w:rPr>
        <w:t xml:space="preserve"> et al. 2021), and rarefaction-based diversity controls can themselves reduce the detection of low-abundance taxa even as they correct for uneven sequencing depth (Weiss et al. 2017; Schloss 2024). Our dataset is unbalanced both in sample count per host and in sequencing depth per study, so the diversity estimates here should be read as cross-study patterns conditioned on those imbalances rather than as definitive within-host values. Future work in this line should aim for more balanced sample sizes per host species (≥5 per species), more even geographic coverage, and consistent reporting of seedling traits such as size, age, and sampling time (Winkler et al. 2024) so that host-specific effects can be separated more cleanly from sampling and environmental ones.</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A fourth caveat sits at the methods level. Two analyses planned in the pipeline did not converge on the harmonized cross-study dataset: the </w:t>
      </w:r>
      <w:proofErr w:type="spellStart"/>
      <w:r w:rsidRPr="00F85361">
        <w:rPr>
          <w:rFonts w:ascii="Verdana" w:hAnsi="Verdana"/>
        </w:rPr>
        <w:t>Simonin</w:t>
      </w:r>
      <w:proofErr w:type="spellEnd"/>
      <w:r w:rsidRPr="00F85361">
        <w:rPr>
          <w:rFonts w:ascii="Verdana" w:hAnsi="Verdana"/>
        </w:rPr>
        <w:t>-style 50%-prevalence / 0.1%-abundance core-microbiome partition, and differential-abundance testing via DESeq2 and ANCOM-BC2. In each case, the unbalanced sample distribution across studies, hosts, and cultivars, together with the very different sequencing depths between source datasets, appears to violate the assumptions these methods are built on. Rather than force a convergent result by aggressive sub-setting, we report indicator-species analysis as the primary stage-</w:t>
      </w:r>
      <w:r w:rsidRPr="00F85361">
        <w:rPr>
          <w:rFonts w:ascii="Verdana" w:hAnsi="Verdana"/>
        </w:rPr>
        <w:lastRenderedPageBreak/>
        <w:t>association approach and treat the core- and DA-microbiome questions as open. Faith's phylogenetic diversity was likewise skipped because a single harmonized tree across all eight studies was not available; re-inferring such a tree across the curated ASV set is the natural next step. While these are real gaps, they are also informative: the cross-study substrate of public seedling-microbiome data is not yet harmonized enough to support every method the field has on the shelf, and reporting which methods didn't converge is, in our view, more honest than reporting only the ones that did.</w:t>
      </w:r>
    </w:p>
    <w:p w:rsidR="00015D8D" w:rsidRPr="00F85361" w:rsidRDefault="00000000" w:rsidP="00F85361">
      <w:pPr>
        <w:spacing w:before="80" w:after="120" w:line="276" w:lineRule="auto"/>
        <w:jc w:val="both"/>
        <w:rPr>
          <w:rFonts w:ascii="Verdana" w:hAnsi="Verdana"/>
        </w:rPr>
      </w:pPr>
      <w:r w:rsidRPr="00F85361">
        <w:rPr>
          <w:rFonts w:ascii="Verdana" w:hAnsi="Verdana"/>
        </w:rPr>
        <w:t>There is a separate methodological point worth being explicit about. Pot- and growth-chamber-scale microbial-inoculant results in this field do not reliably translate to field settings, and even cross-study meta-analyses of greenhouse and field 16S data are not a substitute for properly-designed multi-site, multi-season trials. Our results are useful for framing which taxa are reliably associated with which side of the seed-to-seedling transition across the existing public literature; they are not a license to deploy any of those taxa as inoculants. We deliberately stop short of that translation, in line with the limits of what 16S meta-analysis on existing public datasets can establish.</w:t>
      </w:r>
    </w:p>
    <w:p w:rsidR="00015D8D" w:rsidRPr="00F85361" w:rsidRDefault="00000000" w:rsidP="00F85361">
      <w:pPr>
        <w:pStyle w:val="Heading2"/>
        <w:spacing w:line="276" w:lineRule="auto"/>
        <w:rPr>
          <w:rFonts w:ascii="Verdana" w:hAnsi="Verdana"/>
        </w:rPr>
      </w:pPr>
      <w:r w:rsidRPr="00F85361">
        <w:rPr>
          <w:rFonts w:ascii="Verdana" w:hAnsi="Verdana"/>
        </w:rPr>
        <w:t>Limitations</w:t>
      </w:r>
    </w:p>
    <w:p w:rsidR="00015D8D" w:rsidRPr="00F85361" w:rsidRDefault="00000000" w:rsidP="00F85361">
      <w:pPr>
        <w:spacing w:before="80" w:after="120" w:line="276" w:lineRule="auto"/>
        <w:jc w:val="both"/>
        <w:rPr>
          <w:rFonts w:ascii="Verdana" w:hAnsi="Verdana"/>
        </w:rPr>
      </w:pPr>
      <w:proofErr w:type="spellStart"/>
      <w:proofErr w:type="spellEnd"/>
      <w:r>
        <w:rPr>
          <w:rFonts w:ascii="Verdana" w:hAnsi="Verdana"/>
        </w:rPr>
        <w:t>The principal limitations of this work are: (i) sample-count imbalance, with one study contributing roughly 77% of retained samples and the majority of seed-stage samples; (ii) geographic and host-family imbalance, with France and Brassicaceae/Fabaceae over-represented and African, Asian, and Latin American host systems under-represented; (iii) PERMDISP significance for every grouping, which means location and dispersion effects cannot be separated and stage-level beta-diversity results cannot be read as centroid shifts; (iv) near-complete study-privacy of ASVs (98.79% single-study), which makes ASV-resolution cross-study distances partly a measurement of provenance and leaves genus-level aggregation as the more defensible level for cross-study inference; (v) non-separability of study identity from host species, since each study contributed a distinct set of hosts, so the marginal model apportions variance between them under a model assumption rather than resolving the confound; (vi) a permissive 500-read depth floor, which leaves Observed richness correlated with library size (ρ = 0.30) and makes the unadjusted richness comparison uninterpretable; (vii) reliance on 16S rRNA, which restricts inference to taxonomy rather than function; and (viii) heterogeneity in the original studies' DNA extraction, primer choice, amplicon region, and sequencing depth, which our re-processing in a single QIIME2 pipeline reduces but does not eliminate. Several cultivar- and family-stratified correlations rest on strata with fewer than ten samples in one stage and are reported as hypothesis-generating rather than as estimates. These limitations point to the kinds of follow-up studies that would strengthen the inferences here: targeted seed-microbiome datasets in under-represented host systems, paired 16S and metagenomic sequencing on the same samples, and balanced multi-host trials with consistent extraction protocols and matched amplicon regions.</w:t>
      </w:r>
    </w:p>
    <w:p w:rsidR="00015D8D" w:rsidRPr="00F85361" w:rsidRDefault="00000000" w:rsidP="00F85361">
      <w:pPr>
        <w:pStyle w:val="Heading2"/>
        <w:spacing w:line="276" w:lineRule="auto"/>
        <w:rPr>
          <w:rFonts w:ascii="Verdana" w:hAnsi="Verdana"/>
        </w:rPr>
      </w:pPr>
      <w:r w:rsidRPr="00F85361">
        <w:rPr>
          <w:rFonts w:ascii="Verdana" w:hAnsi="Verdana"/>
        </w:rPr>
        <w:t>Implications and future work</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Two implications follow. First, seedling-microbiome interventions designed on stage-level generalizations need to be re-evaluated against host species and cultivar, because the host context is where most of the community-structure variation lives. The same inoculant deployed across Brassicaceae and Fabaceae will be entering quite different resident communities, and the indicator taxa for the seedling stage in one family are not the indicator taxa in another. While bioinoculant and microbiome-engineering strategies are increasingly proposed as routes to climate-resilient, high-yielding agriculture (Kundu 2024; Afridi et al. 2022; </w:t>
      </w:r>
      <w:proofErr w:type="spellStart"/>
      <w:r w:rsidRPr="00F85361">
        <w:rPr>
          <w:rFonts w:ascii="Verdana" w:hAnsi="Verdana"/>
        </w:rPr>
        <w:t>Arif</w:t>
      </w:r>
      <w:proofErr w:type="spellEnd"/>
      <w:r w:rsidRPr="00F85361">
        <w:rPr>
          <w:rFonts w:ascii="Verdana" w:hAnsi="Verdana"/>
        </w:rPr>
        <w:t xml:space="preserve"> et al. 2020), their success will depend on a host-specific reading of which taxa to deploy where, rather than on stage-level shortcuts. Second, the </w:t>
      </w:r>
      <w:r w:rsidRPr="00F85361">
        <w:rPr>
          <w:rFonts w:ascii="Verdana" w:hAnsi="Verdana"/>
        </w:rPr>
        <w:lastRenderedPageBreak/>
        <w:t>under-representation of African, Asian, and Latin American seedling-microbiome datasets in the public literature is a real gap; not just an authorship gap but a substantive scientific one, because the host-by-soil-by-climate combinations of those regions are exactly the ones the field claims to want to inform with microbial-inoculant strategies. Further studies are needed to validate the patterns reported here in those under-represented systems, and to move the seedling-microbiome question from taxonomy to function.</w:t>
      </w:r>
    </w:p>
    <w:p w:rsidR="00015D8D" w:rsidRPr="00F85361" w:rsidRDefault="00000000" w:rsidP="00F85361">
      <w:pPr>
        <w:pStyle w:val="Heading1"/>
        <w:spacing w:line="276" w:lineRule="auto"/>
        <w:rPr>
          <w:rFonts w:ascii="Verdana" w:hAnsi="Verdana"/>
        </w:rPr>
      </w:pPr>
      <w:r w:rsidRPr="00F85361">
        <w:rPr>
          <w:rFonts w:ascii="Verdana" w:hAnsi="Verdana"/>
        </w:rPr>
        <w:t>Conclusion</w:t>
      </w:r>
    </w:p>
    <w:p w:rsidR="00015D8D" w:rsidRPr="00F85361" w:rsidRDefault="00000000" w:rsidP="00F85361">
      <w:pPr>
        <w:spacing w:before="80" w:after="120" w:line="276" w:lineRule="auto"/>
        <w:jc w:val="both"/>
        <w:rPr>
          <w:rFonts w:ascii="Verdana" w:hAnsi="Verdana"/>
        </w:rPr>
      </w:pPr>
      <w:proofErr w:type="spellStart"/>
      <w:proofErr w:type="spellEnd"/>
      <w:proofErr w:type="spellStart"/>
      <w:proofErr w:type="spellEnd"/>
      <w:proofErr w:type="spellStart"/>
      <w:proofErr w:type="spellEnd"/>
      <w:r>
        <w:rPr>
          <w:rFonts w:ascii="Verdana" w:hAnsi="Verdana"/>
        </w:rPr>
        <w:t xml:space="preserve">In this study, we highlight the importance of host species and cultivar in structuring the bacterial communities of seeds and seedlings, while confirming that developmental stage carries a reproducible taxon-level signal at the seed-to-seedling transition. ASVs assigned to </w:t>
      </w:r>
      <w:r>
        <w:rPr>
          <w:rFonts w:ascii="Verdana" w:hAnsi="Verdana"/>
          <w:i/>
        </w:rPr>
        <w:t>Pantoea</w:t>
      </w:r>
      <w:r>
        <w:rPr>
          <w:rFonts w:ascii="Verdana" w:hAnsi="Verdana"/>
        </w:rPr>
        <w:t xml:space="preserve">, </w:t>
      </w:r>
      <w:r>
        <w:rPr>
          <w:rFonts w:ascii="Verdana" w:hAnsi="Verdana"/>
          <w:i/>
        </w:rPr>
        <w:t>Enterobacter</w:t>
      </w:r>
      <w:r>
        <w:rPr>
          <w:rFonts w:ascii="Verdana" w:hAnsi="Verdana"/>
        </w:rPr>
        <w:t xml:space="preserve">, </w:t>
      </w:r>
      <w:r>
        <w:rPr>
          <w:rFonts w:ascii="Verdana" w:hAnsi="Verdana"/>
          <w:i/>
        </w:rPr>
        <w:t>Kosakonia</w:t>
      </w:r>
      <w:r>
        <w:rPr>
          <w:rFonts w:ascii="Verdana" w:hAnsi="Verdana"/>
        </w:rPr>
        <w:t xml:space="preserve">, and </w:t>
      </w:r>
      <w:r>
        <w:rPr>
          <w:rFonts w:ascii="Verdana" w:hAnsi="Verdana"/>
          <w:i/>
        </w:rPr>
        <w:t>Pseudomonas</w:t>
      </w:r>
      <w:r>
        <w:rPr>
          <w:rFonts w:ascii="Verdana" w:hAnsi="Verdana"/>
        </w:rPr>
        <w:t xml:space="preserve"> were indicators of the seedling stage, and ASVs assigned to </w:t>
      </w:r>
      <w:r>
        <w:rPr>
          <w:rFonts w:ascii="Verdana" w:hAnsi="Verdana"/>
          <w:i/>
        </w:rPr>
        <w:t>Exiguobacterium</w:t>
      </w:r>
      <w:r>
        <w:rPr>
          <w:rFonts w:ascii="Verdana" w:hAnsi="Verdana"/>
        </w:rPr>
        <w:t xml:space="preserve"> and </w:t>
      </w:r>
      <w:r>
        <w:rPr>
          <w:rFonts w:ascii="Verdana" w:hAnsi="Verdana"/>
          <w:i/>
        </w:rPr>
        <w:t>Erwinia</w:t>
      </w:r>
      <w:r>
        <w:rPr>
          <w:rFonts w:ascii="Verdana" w:hAnsi="Verdana"/>
        </w:rPr>
        <w:t xml:space="preserve"> were indicators of the seed stage, across 1,886 samples and 17 plant species — although in four of these six genera significant ASVs occur in both directions, so the genus label summarises a majority rather than a property. The twelve strongest indicators in the dataset are all seed-associated. While developmental stage explains only a small fraction of beta-diversity variance — 1.2% univariately and 0.3% alongside study and host — its taxonomic signal is consistent enough across studies to inform downstream functional work, provided that work is done in host-specific contexts rather than as a stage-level generalization. In compliance with previous authors on the importance of early developmental microbiome assembly, our results add a cross-study quantification of how much of that assembly is shared across hosts and how much is host-specific, together with an explicit diagnostic of how far ASV-level pooling can be trusted in a compilation of this kind.</w:t>
      </w:r>
    </w:p>
    <w:p w:rsidR="00015D8D" w:rsidRPr="00F85361" w:rsidRDefault="00000000" w:rsidP="00F85361">
      <w:pPr>
        <w:pStyle w:val="Heading1"/>
        <w:spacing w:line="276" w:lineRule="auto"/>
        <w:rPr>
          <w:rFonts w:ascii="Verdana" w:hAnsi="Verdana"/>
        </w:rPr>
      </w:pPr>
      <w:r w:rsidRPr="00F85361">
        <w:rPr>
          <w:rFonts w:ascii="Verdana" w:hAnsi="Verdana"/>
        </w:rPr>
        <w:t>Declarations</w:t>
      </w:r>
    </w:p>
    <w:p w:rsidR="00015D8D" w:rsidRPr="00F85361" w:rsidRDefault="00000000" w:rsidP="00F85361">
      <w:pPr>
        <w:pStyle w:val="Heading2"/>
        <w:spacing w:line="276" w:lineRule="auto"/>
        <w:rPr>
          <w:rFonts w:ascii="Verdana" w:hAnsi="Verdana"/>
        </w:rPr>
      </w:pPr>
      <w:r w:rsidRPr="00F85361">
        <w:rPr>
          <w:rFonts w:ascii="Verdana" w:hAnsi="Verdana"/>
        </w:rPr>
        <w:t>Ethics approval and consent to participate</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Not applicable. All datasets </w:t>
      </w:r>
      <w:proofErr w:type="spellStart"/>
      <w:r w:rsidRPr="00F85361">
        <w:rPr>
          <w:rFonts w:ascii="Verdana" w:hAnsi="Verdana"/>
        </w:rPr>
        <w:t>analyzed</w:t>
      </w:r>
      <w:proofErr w:type="spellEnd"/>
      <w:r w:rsidRPr="00F85361">
        <w:rPr>
          <w:rFonts w:ascii="Verdana" w:hAnsi="Verdana"/>
        </w:rPr>
        <w:t xml:space="preserve"> in this study were obtained from publicly available sources.</w:t>
      </w:r>
    </w:p>
    <w:p w:rsidR="00015D8D" w:rsidRPr="00F85361" w:rsidRDefault="00000000" w:rsidP="00F85361">
      <w:pPr>
        <w:pStyle w:val="Heading2"/>
        <w:spacing w:line="276" w:lineRule="auto"/>
        <w:rPr>
          <w:rFonts w:ascii="Verdana" w:hAnsi="Verdana"/>
        </w:rPr>
      </w:pPr>
      <w:r w:rsidRPr="00F85361">
        <w:rPr>
          <w:rFonts w:ascii="Verdana" w:hAnsi="Verdana"/>
        </w:rPr>
        <w:t>Availability of data and materials</w:t>
      </w:r>
    </w:p>
    <w:p w:rsidR="00015D8D" w:rsidRPr="00F85361" w:rsidRDefault="00000000" w:rsidP="00F85361">
      <w:pPr>
        <w:spacing w:before="80" w:after="120" w:line="276" w:lineRule="auto"/>
        <w:jc w:val="both"/>
        <w:rPr>
          <w:rFonts w:ascii="Verdana" w:hAnsi="Verdana"/>
        </w:rPr>
      </w:pPr>
      <w:r w:rsidRPr="00F85361">
        <w:rPr>
          <w:rFonts w:ascii="Verdana" w:hAnsi="Verdana"/>
        </w:rPr>
        <w:t xml:space="preserve">All raw sequencing datasets </w:t>
      </w:r>
      <w:proofErr w:type="spellStart"/>
      <w:r w:rsidRPr="00F85361">
        <w:rPr>
          <w:rFonts w:ascii="Verdana" w:hAnsi="Verdana"/>
        </w:rPr>
        <w:t>analyzed</w:t>
      </w:r>
      <w:proofErr w:type="spellEnd"/>
      <w:r w:rsidRPr="00F85361">
        <w:rPr>
          <w:rFonts w:ascii="Verdana" w:hAnsi="Verdana"/>
        </w:rPr>
        <w:t xml:space="preserve"> here are publicly available from NCBI SRA under the accessions listed in Table 1. The harmonized feature table, taxonomy, sample metadata, and the full QIIME2 and R analysis pipeline used to generate the results in this manuscript are deposited at [repository to be added at acceptance] and are available without restriction.</w:t>
      </w:r>
    </w:p>
    <w:p w:rsidR="00015D8D" w:rsidRPr="00F85361" w:rsidRDefault="00000000" w:rsidP="00F85361">
      <w:pPr>
        <w:pStyle w:val="Heading2"/>
        <w:spacing w:line="276" w:lineRule="auto"/>
        <w:rPr>
          <w:rFonts w:ascii="Verdana" w:hAnsi="Verdana"/>
        </w:rPr>
      </w:pPr>
      <w:r w:rsidRPr="00F85361">
        <w:rPr>
          <w:rFonts w:ascii="Verdana" w:hAnsi="Verdana"/>
        </w:rPr>
        <w:t>Competing interests</w:t>
      </w:r>
    </w:p>
    <w:p w:rsidR="00015D8D" w:rsidRPr="00F85361" w:rsidRDefault="00000000" w:rsidP="00F85361">
      <w:pPr>
        <w:spacing w:before="80" w:after="120" w:line="276" w:lineRule="auto"/>
        <w:jc w:val="both"/>
        <w:rPr>
          <w:rFonts w:ascii="Verdana" w:hAnsi="Verdana"/>
        </w:rPr>
      </w:pPr>
      <w:r w:rsidRPr="00F85361">
        <w:rPr>
          <w:rFonts w:ascii="Verdana" w:hAnsi="Verdana"/>
        </w:rPr>
        <w:t>The authors declare that they have no competing interests.</w:t>
      </w:r>
    </w:p>
    <w:p w:rsidR="00015D8D" w:rsidRPr="00F85361" w:rsidRDefault="00000000" w:rsidP="00F85361">
      <w:pPr>
        <w:pStyle w:val="Heading2"/>
        <w:spacing w:line="276" w:lineRule="auto"/>
        <w:rPr>
          <w:rFonts w:ascii="Verdana" w:hAnsi="Verdana"/>
        </w:rPr>
      </w:pPr>
      <w:r w:rsidRPr="00F85361">
        <w:rPr>
          <w:rFonts w:ascii="Verdana" w:hAnsi="Verdana"/>
        </w:rPr>
        <w:t>Funding</w:t>
      </w:r>
    </w:p>
    <w:p w:rsidR="00015D8D" w:rsidRPr="00F85361" w:rsidRDefault="00000000" w:rsidP="00F85361">
      <w:pPr>
        <w:spacing w:before="80" w:after="120" w:line="276" w:lineRule="auto"/>
        <w:jc w:val="both"/>
        <w:rPr>
          <w:rFonts w:ascii="Verdana" w:hAnsi="Verdana"/>
        </w:rPr>
      </w:pPr>
      <w:r w:rsidRPr="00F85361">
        <w:rPr>
          <w:rFonts w:ascii="Verdana" w:hAnsi="Verdana"/>
        </w:rPr>
        <w:t>[Funding statement to be added: funder names, grant numbers, and roles in study design, data collection, analysis, and writing.]</w:t>
      </w:r>
    </w:p>
    <w:p w:rsidR="00015D8D" w:rsidRPr="00F85361" w:rsidRDefault="00000000" w:rsidP="00F85361">
      <w:pPr>
        <w:pStyle w:val="Heading2"/>
        <w:spacing w:line="276" w:lineRule="auto"/>
        <w:rPr>
          <w:rFonts w:ascii="Verdana" w:hAnsi="Verdana"/>
        </w:rPr>
      </w:pPr>
      <w:r w:rsidRPr="00F85361">
        <w:rPr>
          <w:rFonts w:ascii="Verdana" w:hAnsi="Verdana"/>
        </w:rPr>
        <w:lastRenderedPageBreak/>
        <w:t>Authors' contributions</w:t>
      </w:r>
    </w:p>
    <w:p w:rsidR="00015D8D" w:rsidRPr="00F85361" w:rsidRDefault="00000000" w:rsidP="00F85361">
      <w:pPr>
        <w:spacing w:before="80" w:after="120" w:line="276" w:lineRule="auto"/>
        <w:jc w:val="both"/>
        <w:rPr>
          <w:rFonts w:ascii="Verdana" w:hAnsi="Verdana"/>
        </w:rPr>
      </w:pPr>
      <w:r w:rsidRPr="00F85361">
        <w:rPr>
          <w:rFonts w:ascii="Verdana" w:hAnsi="Verdana"/>
        </w:rPr>
        <w:t>EO designed the meta-analysis, retrieved and harmonized the public datasets, performed the QIIME2 processing and R-based community analysis, generated figures and tables, and wrote the first draft. [Co-author contributions to be added.] All authors read and approved the final manuscript.</w:t>
      </w:r>
    </w:p>
    <w:p w:rsidR="00015D8D" w:rsidRPr="00F85361" w:rsidRDefault="00000000" w:rsidP="00F85361">
      <w:pPr>
        <w:pStyle w:val="Heading2"/>
        <w:spacing w:line="276" w:lineRule="auto"/>
        <w:rPr>
          <w:rFonts w:ascii="Verdana" w:hAnsi="Verdana"/>
        </w:rPr>
      </w:pPr>
      <w:r w:rsidRPr="00F85361">
        <w:rPr>
          <w:rFonts w:ascii="Verdana" w:hAnsi="Verdana"/>
        </w:rPr>
        <w:t>Acknowledgements</w:t>
      </w:r>
    </w:p>
    <w:p w:rsidR="00015D8D" w:rsidRPr="00F85361" w:rsidRDefault="00000000" w:rsidP="00F85361">
      <w:pPr>
        <w:spacing w:before="80" w:after="120" w:line="276" w:lineRule="auto"/>
        <w:jc w:val="both"/>
        <w:rPr>
          <w:rFonts w:ascii="Verdana" w:hAnsi="Verdana"/>
        </w:rPr>
      </w:pPr>
      <w:r w:rsidRPr="00F85361">
        <w:rPr>
          <w:rFonts w:ascii="Verdana" w:hAnsi="Verdana"/>
        </w:rPr>
        <w:t>We thank the original authors of every dataset re-</w:t>
      </w:r>
      <w:proofErr w:type="spellStart"/>
      <w:r w:rsidRPr="00F85361">
        <w:rPr>
          <w:rFonts w:ascii="Verdana" w:hAnsi="Verdana"/>
        </w:rPr>
        <w:t>analyzed</w:t>
      </w:r>
      <w:proofErr w:type="spellEnd"/>
      <w:r w:rsidRPr="00F85361">
        <w:rPr>
          <w:rFonts w:ascii="Verdana" w:hAnsi="Verdana"/>
        </w:rPr>
        <w:t xml:space="preserve"> in this work for depositing their raw sequencing data publicly; this manuscript would not exist without their commitment to open data. We also acknowledge the technical support of the University of Southampton High-Performance Computing service for the QIIME2 processing.</w:t>
      </w:r>
    </w:p>
    <w:p w:rsidR="00EB3FA5" w:rsidRDefault="00EB3FA5" w:rsidP="00F85361">
      <w:pPr>
        <w:pStyle w:val="Heading1"/>
        <w:spacing w:line="276" w:lineRule="auto"/>
        <w:rPr>
          <w:ins w:id="8" w:author="Expedito Olimi" w:date="2026-06-16T10:00:00Z"/>
          <w:rFonts w:ascii="Verdana" w:hAnsi="Verdana"/>
        </w:rPr>
        <w:sectPr w:rsidR="00EB3FA5">
          <w:footerReference w:type="default" r:id="rId7"/>
          <w:pgSz w:w="11906" w:h="16838"/>
          <w:pgMar w:top="1440" w:right="1440" w:bottom="1440" w:left="1440" w:header="708" w:footer="708" w:gutter="0"/>
          <w:cols w:space="720"/>
          <w:docGrid w:linePitch="360"/>
        </w:sectPr>
      </w:pPr>
    </w:p>
    <w:p w:rsidR="00015D8D" w:rsidRPr="00F85361" w:rsidRDefault="00000000" w:rsidP="00F85361">
      <w:pPr>
        <w:pStyle w:val="Heading1"/>
        <w:spacing w:line="276" w:lineRule="auto"/>
        <w:rPr>
          <w:rFonts w:ascii="Verdana" w:hAnsi="Verdana"/>
        </w:rPr>
      </w:pPr>
      <w:r w:rsidRPr="00F85361">
        <w:rPr>
          <w:rFonts w:ascii="Verdana" w:hAnsi="Verdana"/>
        </w:rPr>
        <w:lastRenderedPageBreak/>
        <w:t>References</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1. </w:t>
      </w:r>
      <w:proofErr w:type="spellStart"/>
      <w:r w:rsidRPr="00F85361">
        <w:rPr>
          <w:rFonts w:ascii="Verdana" w:hAnsi="Verdana"/>
          <w:sz w:val="20"/>
          <w:szCs w:val="20"/>
        </w:rPr>
        <w:t>Aleklett</w:t>
      </w:r>
      <w:proofErr w:type="spellEnd"/>
      <w:r w:rsidRPr="00F85361">
        <w:rPr>
          <w:rFonts w:ascii="Verdana" w:hAnsi="Verdana"/>
          <w:sz w:val="20"/>
          <w:szCs w:val="20"/>
        </w:rPr>
        <w:t xml:space="preserve"> K, Rosa D, Pickles BJ, Hart MM. Community Assembly and Stability in the Root Microbiota During Early Plant Development. Front </w:t>
      </w:r>
      <w:proofErr w:type="spellStart"/>
      <w:r w:rsidRPr="00F85361">
        <w:rPr>
          <w:rFonts w:ascii="Verdana" w:hAnsi="Verdana"/>
          <w:sz w:val="20"/>
          <w:szCs w:val="20"/>
        </w:rPr>
        <w:t>Microbiol</w:t>
      </w:r>
      <w:proofErr w:type="spellEnd"/>
      <w:r w:rsidRPr="00F85361">
        <w:rPr>
          <w:rFonts w:ascii="Verdana" w:hAnsi="Verdana"/>
          <w:sz w:val="20"/>
          <w:szCs w:val="20"/>
        </w:rPr>
        <w:t>. 2022;13:826521.</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2. </w:t>
      </w:r>
      <w:proofErr w:type="spellStart"/>
      <w:r w:rsidRPr="00F85361">
        <w:rPr>
          <w:rFonts w:ascii="Verdana" w:hAnsi="Verdana"/>
          <w:sz w:val="20"/>
          <w:szCs w:val="20"/>
        </w:rPr>
        <w:t>Michl</w:t>
      </w:r>
      <w:proofErr w:type="spellEnd"/>
      <w:r w:rsidRPr="00F85361">
        <w:rPr>
          <w:rFonts w:ascii="Verdana" w:hAnsi="Verdana"/>
          <w:sz w:val="20"/>
          <w:szCs w:val="20"/>
        </w:rPr>
        <w:t xml:space="preserve"> K, David C, Dumont B, </w:t>
      </w:r>
      <w:proofErr w:type="spellStart"/>
      <w:r w:rsidRPr="00F85361">
        <w:rPr>
          <w:rFonts w:ascii="Verdana" w:hAnsi="Verdana"/>
          <w:sz w:val="20"/>
          <w:szCs w:val="20"/>
        </w:rPr>
        <w:t>Mårtensson</w:t>
      </w:r>
      <w:proofErr w:type="spellEnd"/>
      <w:r w:rsidRPr="00F85361">
        <w:rPr>
          <w:rFonts w:ascii="Verdana" w:hAnsi="Verdana"/>
          <w:sz w:val="20"/>
          <w:szCs w:val="20"/>
        </w:rPr>
        <w:t xml:space="preserve"> LMD, </w:t>
      </w:r>
      <w:proofErr w:type="spellStart"/>
      <w:r w:rsidRPr="00F85361">
        <w:rPr>
          <w:rFonts w:ascii="Verdana" w:hAnsi="Verdana"/>
          <w:sz w:val="20"/>
          <w:szCs w:val="20"/>
        </w:rPr>
        <w:t>Rasche</w:t>
      </w:r>
      <w:proofErr w:type="spellEnd"/>
      <w:r w:rsidRPr="00F85361">
        <w:rPr>
          <w:rFonts w:ascii="Verdana" w:hAnsi="Verdana"/>
          <w:sz w:val="20"/>
          <w:szCs w:val="20"/>
        </w:rPr>
        <w:t xml:space="preserve"> F, Berg G, et al. Determining the footprint of breeding in the seed microbiome of a perennial cereal. Environ Microbiome. 2024;19(1):40.</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 </w:t>
      </w:r>
      <w:proofErr w:type="spellStart"/>
      <w:r w:rsidRPr="00F85361">
        <w:rPr>
          <w:rFonts w:ascii="Verdana" w:hAnsi="Verdana"/>
          <w:sz w:val="20"/>
          <w:szCs w:val="20"/>
        </w:rPr>
        <w:t>Romão</w:t>
      </w:r>
      <w:proofErr w:type="spellEnd"/>
      <w:r w:rsidRPr="00F85361">
        <w:rPr>
          <w:rFonts w:ascii="Verdana" w:hAnsi="Verdana"/>
          <w:sz w:val="20"/>
          <w:szCs w:val="20"/>
        </w:rPr>
        <w:t xml:space="preserve"> IR, do </w:t>
      </w:r>
      <w:proofErr w:type="spellStart"/>
      <w:r w:rsidRPr="00F85361">
        <w:rPr>
          <w:rFonts w:ascii="Verdana" w:hAnsi="Verdana"/>
          <w:sz w:val="20"/>
          <w:szCs w:val="20"/>
        </w:rPr>
        <w:t>Carmo</w:t>
      </w:r>
      <w:proofErr w:type="spellEnd"/>
      <w:r w:rsidRPr="00F85361">
        <w:rPr>
          <w:rFonts w:ascii="Verdana" w:hAnsi="Verdana"/>
          <w:sz w:val="20"/>
          <w:szCs w:val="20"/>
        </w:rPr>
        <w:t xml:space="preserve"> Gomes J, Silva D, </w:t>
      </w:r>
      <w:proofErr w:type="spellStart"/>
      <w:r w:rsidRPr="00F85361">
        <w:rPr>
          <w:rFonts w:ascii="Verdana" w:hAnsi="Verdana"/>
          <w:sz w:val="20"/>
          <w:szCs w:val="20"/>
        </w:rPr>
        <w:t>Vilchez</w:t>
      </w:r>
      <w:proofErr w:type="spellEnd"/>
      <w:r w:rsidRPr="00F85361">
        <w:rPr>
          <w:rFonts w:ascii="Verdana" w:hAnsi="Verdana"/>
          <w:sz w:val="20"/>
          <w:szCs w:val="20"/>
        </w:rPr>
        <w:t xml:space="preserve"> JI. The seed microbiota from an application perspective: an underexplored frontier in plant–microbe interactions. Crop Health. 2025;3(1):12.</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4. Guo JW, Mohamad OAA, Wang X, </w:t>
      </w:r>
      <w:proofErr w:type="spellStart"/>
      <w:r w:rsidRPr="00F85361">
        <w:rPr>
          <w:rFonts w:ascii="Verdana" w:hAnsi="Verdana"/>
          <w:sz w:val="20"/>
          <w:szCs w:val="20"/>
        </w:rPr>
        <w:t>Egamberdieva</w:t>
      </w:r>
      <w:proofErr w:type="spellEnd"/>
      <w:r w:rsidRPr="00F85361">
        <w:rPr>
          <w:rFonts w:ascii="Verdana" w:hAnsi="Verdana"/>
          <w:sz w:val="20"/>
          <w:szCs w:val="20"/>
        </w:rPr>
        <w:t xml:space="preserve"> D, Tian B. Editorial: Microbiome associated with plant pathogens, pathogenesis, and their applications in developing sustainable agriculture. Front </w:t>
      </w:r>
      <w:proofErr w:type="spellStart"/>
      <w:r w:rsidRPr="00F85361">
        <w:rPr>
          <w:rFonts w:ascii="Verdana" w:hAnsi="Verdana"/>
          <w:sz w:val="20"/>
          <w:szCs w:val="20"/>
        </w:rPr>
        <w:t>Microbiol</w:t>
      </w:r>
      <w:proofErr w:type="spellEnd"/>
      <w:r w:rsidRPr="00F85361">
        <w:rPr>
          <w:rFonts w:ascii="Verdana" w:hAnsi="Verdana"/>
          <w:sz w:val="20"/>
          <w:szCs w:val="20"/>
        </w:rPr>
        <w:t>. 2024;15:1423961.</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5. Xu S, Liu YX, Cernava T, Wang H, Zhou Y, Xia T, et al. Fusarium fruiting body microbiome member </w:t>
      </w:r>
      <w:proofErr w:type="spellStart"/>
      <w:r w:rsidRPr="00F85361">
        <w:rPr>
          <w:rFonts w:ascii="Verdana" w:hAnsi="Verdana"/>
          <w:sz w:val="20"/>
          <w:szCs w:val="20"/>
        </w:rPr>
        <w:t>Pantoea</w:t>
      </w:r>
      <w:proofErr w:type="spellEnd"/>
      <w:r w:rsidRPr="00F85361">
        <w:rPr>
          <w:rFonts w:ascii="Verdana" w:hAnsi="Verdana"/>
          <w:sz w:val="20"/>
          <w:szCs w:val="20"/>
        </w:rPr>
        <w:t xml:space="preserve"> </w:t>
      </w:r>
      <w:proofErr w:type="spellStart"/>
      <w:r w:rsidRPr="00F85361">
        <w:rPr>
          <w:rFonts w:ascii="Verdana" w:hAnsi="Verdana"/>
          <w:sz w:val="20"/>
          <w:szCs w:val="20"/>
        </w:rPr>
        <w:t>agglomerans</w:t>
      </w:r>
      <w:proofErr w:type="spellEnd"/>
      <w:r w:rsidRPr="00F85361">
        <w:rPr>
          <w:rFonts w:ascii="Verdana" w:hAnsi="Verdana"/>
          <w:sz w:val="20"/>
          <w:szCs w:val="20"/>
        </w:rPr>
        <w:t xml:space="preserve"> inhibits fungal pathogenesis by targeting lipid rafts. Nat </w:t>
      </w:r>
      <w:proofErr w:type="spellStart"/>
      <w:r w:rsidRPr="00F85361">
        <w:rPr>
          <w:rFonts w:ascii="Verdana" w:hAnsi="Verdana"/>
          <w:sz w:val="20"/>
          <w:szCs w:val="20"/>
        </w:rPr>
        <w:t>Microbiol</w:t>
      </w:r>
      <w:proofErr w:type="spellEnd"/>
      <w:r w:rsidRPr="00F85361">
        <w:rPr>
          <w:rFonts w:ascii="Verdana" w:hAnsi="Verdana"/>
          <w:sz w:val="20"/>
          <w:szCs w:val="20"/>
        </w:rPr>
        <w:t>. 2022;7(6):831–43.</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6. </w:t>
      </w:r>
      <w:proofErr w:type="spellStart"/>
      <w:r w:rsidRPr="00F85361">
        <w:rPr>
          <w:rFonts w:ascii="Verdana" w:hAnsi="Verdana"/>
          <w:sz w:val="20"/>
          <w:szCs w:val="20"/>
        </w:rPr>
        <w:t>Heisi</w:t>
      </w:r>
      <w:proofErr w:type="spellEnd"/>
      <w:r w:rsidRPr="00F85361">
        <w:rPr>
          <w:rFonts w:ascii="Verdana" w:hAnsi="Verdana"/>
          <w:sz w:val="20"/>
          <w:szCs w:val="20"/>
        </w:rPr>
        <w:t xml:space="preserve"> HD, </w:t>
      </w:r>
      <w:proofErr w:type="spellStart"/>
      <w:r w:rsidRPr="00F85361">
        <w:rPr>
          <w:rFonts w:ascii="Verdana" w:hAnsi="Verdana"/>
          <w:sz w:val="20"/>
          <w:szCs w:val="20"/>
        </w:rPr>
        <w:t>Nkuna</w:t>
      </w:r>
      <w:proofErr w:type="spellEnd"/>
      <w:r w:rsidRPr="00F85361">
        <w:rPr>
          <w:rFonts w:ascii="Verdana" w:hAnsi="Verdana"/>
          <w:sz w:val="20"/>
          <w:szCs w:val="20"/>
        </w:rPr>
        <w:t xml:space="preserve"> R, </w:t>
      </w:r>
      <w:proofErr w:type="spellStart"/>
      <w:r w:rsidRPr="00F85361">
        <w:rPr>
          <w:rFonts w:ascii="Verdana" w:hAnsi="Verdana"/>
          <w:sz w:val="20"/>
          <w:szCs w:val="20"/>
        </w:rPr>
        <w:t>Matambo</w:t>
      </w:r>
      <w:proofErr w:type="spellEnd"/>
      <w:r w:rsidRPr="00F85361">
        <w:rPr>
          <w:rFonts w:ascii="Verdana" w:hAnsi="Verdana"/>
          <w:sz w:val="20"/>
          <w:szCs w:val="20"/>
        </w:rPr>
        <w:t xml:space="preserve"> T. Rhizosphere microbial community structure and PICRUSt2 predicted metagenomes function in heavy metal contaminated sites: A case study of the </w:t>
      </w:r>
      <w:proofErr w:type="spellStart"/>
      <w:r w:rsidRPr="00F85361">
        <w:rPr>
          <w:rFonts w:ascii="Verdana" w:hAnsi="Verdana"/>
          <w:sz w:val="20"/>
          <w:szCs w:val="20"/>
        </w:rPr>
        <w:t>Blesbokspruit</w:t>
      </w:r>
      <w:proofErr w:type="spellEnd"/>
      <w:r w:rsidRPr="00F85361">
        <w:rPr>
          <w:rFonts w:ascii="Verdana" w:hAnsi="Verdana"/>
          <w:sz w:val="20"/>
          <w:szCs w:val="20"/>
        </w:rPr>
        <w:t xml:space="preserve"> wetland. Sci Total Environ. 2025;959:178147.</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7. </w:t>
      </w:r>
      <w:proofErr w:type="spellStart"/>
      <w:r w:rsidRPr="00F85361">
        <w:rPr>
          <w:rFonts w:ascii="Verdana" w:hAnsi="Verdana"/>
          <w:sz w:val="20"/>
          <w:szCs w:val="20"/>
        </w:rPr>
        <w:t>Chesneau</w:t>
      </w:r>
      <w:proofErr w:type="spellEnd"/>
      <w:r w:rsidRPr="00F85361">
        <w:rPr>
          <w:rFonts w:ascii="Verdana" w:hAnsi="Verdana"/>
          <w:sz w:val="20"/>
          <w:szCs w:val="20"/>
        </w:rPr>
        <w:t xml:space="preserve"> G, Laroche B, </w:t>
      </w:r>
      <w:proofErr w:type="spellStart"/>
      <w:r w:rsidRPr="00F85361">
        <w:rPr>
          <w:rFonts w:ascii="Verdana" w:hAnsi="Verdana"/>
          <w:sz w:val="20"/>
          <w:szCs w:val="20"/>
        </w:rPr>
        <w:t>Préveaux</w:t>
      </w:r>
      <w:proofErr w:type="spellEnd"/>
      <w:r w:rsidRPr="00F85361">
        <w:rPr>
          <w:rFonts w:ascii="Verdana" w:hAnsi="Verdana"/>
          <w:sz w:val="20"/>
          <w:szCs w:val="20"/>
        </w:rPr>
        <w:t xml:space="preserve"> A, Marais C, Briand M, </w:t>
      </w:r>
      <w:proofErr w:type="spellStart"/>
      <w:r w:rsidRPr="00F85361">
        <w:rPr>
          <w:rFonts w:ascii="Verdana" w:hAnsi="Verdana"/>
          <w:sz w:val="20"/>
          <w:szCs w:val="20"/>
        </w:rPr>
        <w:t>Marolleau</w:t>
      </w:r>
      <w:proofErr w:type="spellEnd"/>
      <w:r w:rsidRPr="00F85361">
        <w:rPr>
          <w:rFonts w:ascii="Verdana" w:hAnsi="Verdana"/>
          <w:sz w:val="20"/>
          <w:szCs w:val="20"/>
        </w:rPr>
        <w:t xml:space="preserve"> B, et al. Single seed microbiota: assembly and transmission from parent plant to seedling. mBio. 2022;13(6):e01648-22.</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8. Chandel A, Mann R, Kaur J, Norton S, Auer D, Edwards J, Spangenberg G, </w:t>
      </w:r>
      <w:proofErr w:type="spellStart"/>
      <w:r w:rsidRPr="00F85361">
        <w:rPr>
          <w:rFonts w:ascii="Verdana" w:hAnsi="Verdana"/>
          <w:sz w:val="20"/>
          <w:szCs w:val="20"/>
        </w:rPr>
        <w:t>Sawbridge</w:t>
      </w:r>
      <w:proofErr w:type="spellEnd"/>
      <w:r w:rsidRPr="00F85361">
        <w:rPr>
          <w:rFonts w:ascii="Verdana" w:hAnsi="Verdana"/>
          <w:sz w:val="20"/>
          <w:szCs w:val="20"/>
        </w:rPr>
        <w:t xml:space="preserve"> T. Bacterial communities of Glycine </w:t>
      </w:r>
      <w:proofErr w:type="spellStart"/>
      <w:r w:rsidRPr="00F85361">
        <w:rPr>
          <w:rFonts w:ascii="Verdana" w:hAnsi="Verdana"/>
          <w:sz w:val="20"/>
          <w:szCs w:val="20"/>
        </w:rPr>
        <w:t>clandestina</w:t>
      </w:r>
      <w:proofErr w:type="spellEnd"/>
      <w:r w:rsidRPr="00F85361">
        <w:rPr>
          <w:rFonts w:ascii="Verdana" w:hAnsi="Verdana"/>
          <w:sz w:val="20"/>
          <w:szCs w:val="20"/>
        </w:rPr>
        <w:t xml:space="preserve"> and Glycine max seeds and seedlings. Environ Microbiome. 2022;17:43. doi:10.1186/s40793-022-00452-y.</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9. Nunes I, Hansen V, </w:t>
      </w:r>
      <w:proofErr w:type="spellStart"/>
      <w:r w:rsidRPr="00F85361">
        <w:rPr>
          <w:rFonts w:ascii="Verdana" w:hAnsi="Verdana"/>
          <w:sz w:val="20"/>
          <w:szCs w:val="20"/>
        </w:rPr>
        <w:t>Bak</w:t>
      </w:r>
      <w:proofErr w:type="spellEnd"/>
      <w:r w:rsidRPr="00F85361">
        <w:rPr>
          <w:rFonts w:ascii="Verdana" w:hAnsi="Verdana"/>
          <w:sz w:val="20"/>
          <w:szCs w:val="20"/>
        </w:rPr>
        <w:t xml:space="preserve"> F, </w:t>
      </w:r>
      <w:proofErr w:type="spellStart"/>
      <w:r w:rsidRPr="00F85361">
        <w:rPr>
          <w:rFonts w:ascii="Verdana" w:hAnsi="Verdana"/>
          <w:sz w:val="20"/>
          <w:szCs w:val="20"/>
        </w:rPr>
        <w:t>Bonnichsen</w:t>
      </w:r>
      <w:proofErr w:type="spellEnd"/>
      <w:r w:rsidRPr="00F85361">
        <w:rPr>
          <w:rFonts w:ascii="Verdana" w:hAnsi="Verdana"/>
          <w:sz w:val="20"/>
          <w:szCs w:val="20"/>
        </w:rPr>
        <w:t xml:space="preserve"> L, </w:t>
      </w:r>
      <w:proofErr w:type="spellStart"/>
      <w:r w:rsidRPr="00F85361">
        <w:rPr>
          <w:rFonts w:ascii="Verdana" w:hAnsi="Verdana"/>
          <w:sz w:val="20"/>
          <w:szCs w:val="20"/>
        </w:rPr>
        <w:t>Lybæk</w:t>
      </w:r>
      <w:proofErr w:type="spellEnd"/>
      <w:r w:rsidRPr="00F85361">
        <w:rPr>
          <w:rFonts w:ascii="Verdana" w:hAnsi="Verdana"/>
          <w:sz w:val="20"/>
          <w:szCs w:val="20"/>
        </w:rPr>
        <w:t xml:space="preserve"> J, Jensen LS, </w:t>
      </w:r>
      <w:proofErr w:type="spellStart"/>
      <w:r w:rsidRPr="00F85361">
        <w:rPr>
          <w:rFonts w:ascii="Verdana" w:hAnsi="Verdana"/>
          <w:sz w:val="20"/>
          <w:szCs w:val="20"/>
        </w:rPr>
        <w:t>Nicolaisen</w:t>
      </w:r>
      <w:proofErr w:type="spellEnd"/>
      <w:r w:rsidRPr="00F85361">
        <w:rPr>
          <w:rFonts w:ascii="Verdana" w:hAnsi="Verdana"/>
          <w:sz w:val="20"/>
          <w:szCs w:val="20"/>
        </w:rPr>
        <w:t xml:space="preserve"> MH. Succession of the wheat seed-associated microbiome as influenced by soil. FEMS </w:t>
      </w:r>
      <w:proofErr w:type="spellStart"/>
      <w:r w:rsidRPr="00F85361">
        <w:rPr>
          <w:rFonts w:ascii="Verdana" w:hAnsi="Verdana"/>
          <w:sz w:val="20"/>
          <w:szCs w:val="20"/>
        </w:rPr>
        <w:t>Microbiol</w:t>
      </w:r>
      <w:proofErr w:type="spellEnd"/>
      <w:r w:rsidRPr="00F85361">
        <w:rPr>
          <w:rFonts w:ascii="Verdana" w:hAnsi="Verdana"/>
          <w:sz w:val="20"/>
          <w:szCs w:val="20"/>
        </w:rPr>
        <w:t xml:space="preserve"> Ecol. 2022;98(4):fiac028.</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10. Kim H, Lee K-K, Jeon J, Harris WA, Lee Y-H. Domestication of Oryza species eco-evolutionarily shapes bacterial and fungal communities in rice seed. Food Res Int. 2022;152:110896.</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11. </w:t>
      </w:r>
      <w:proofErr w:type="spellStart"/>
      <w:r w:rsidRPr="00F85361">
        <w:rPr>
          <w:rFonts w:ascii="Verdana" w:hAnsi="Verdana"/>
          <w:sz w:val="20"/>
          <w:szCs w:val="20"/>
        </w:rPr>
        <w:t>Acuña</w:t>
      </w:r>
      <w:proofErr w:type="spellEnd"/>
      <w:r w:rsidRPr="00F85361">
        <w:rPr>
          <w:rFonts w:ascii="Verdana" w:hAnsi="Verdana"/>
          <w:sz w:val="20"/>
          <w:szCs w:val="20"/>
        </w:rPr>
        <w:t xml:space="preserve"> JJ, Hu J, </w:t>
      </w:r>
      <w:proofErr w:type="spellStart"/>
      <w:r w:rsidRPr="00F85361">
        <w:rPr>
          <w:rFonts w:ascii="Verdana" w:hAnsi="Verdana"/>
          <w:sz w:val="20"/>
          <w:szCs w:val="20"/>
        </w:rPr>
        <w:t>Inostroza</w:t>
      </w:r>
      <w:proofErr w:type="spellEnd"/>
      <w:r w:rsidRPr="00F85361">
        <w:rPr>
          <w:rFonts w:ascii="Verdana" w:hAnsi="Verdana"/>
          <w:sz w:val="20"/>
          <w:szCs w:val="20"/>
        </w:rPr>
        <w:t xml:space="preserve"> NG, Valenzuela T, Perez P, Epstein S, et al. Endophytic bacterial communities of seeds and seedlings of two Brassica cultivars. Sci Rep. 2023;13:21125. doi:10.1038/s41598-023-47099-4.</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12. Cui Z, Wang B, Zhang Y, et al. Successional dynamics of the seed-borne bacterial microbiota along the seed-to-seedling transition. Sci Total Environ. 2023;889:164147.</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13. </w:t>
      </w:r>
      <w:proofErr w:type="spellStart"/>
      <w:r w:rsidRPr="00F85361">
        <w:rPr>
          <w:rFonts w:ascii="Verdana" w:hAnsi="Verdana"/>
          <w:sz w:val="20"/>
          <w:szCs w:val="20"/>
        </w:rPr>
        <w:t>Bolyen</w:t>
      </w:r>
      <w:proofErr w:type="spellEnd"/>
      <w:r w:rsidRPr="00F85361">
        <w:rPr>
          <w:rFonts w:ascii="Verdana" w:hAnsi="Verdana"/>
          <w:sz w:val="20"/>
          <w:szCs w:val="20"/>
        </w:rPr>
        <w:t xml:space="preserve"> E, Rideout JR, Dillon MR, </w:t>
      </w:r>
      <w:proofErr w:type="spellStart"/>
      <w:r w:rsidRPr="00F85361">
        <w:rPr>
          <w:rFonts w:ascii="Verdana" w:hAnsi="Verdana"/>
          <w:sz w:val="20"/>
          <w:szCs w:val="20"/>
        </w:rPr>
        <w:t>Bokulich</w:t>
      </w:r>
      <w:proofErr w:type="spellEnd"/>
      <w:r w:rsidRPr="00F85361">
        <w:rPr>
          <w:rFonts w:ascii="Verdana" w:hAnsi="Verdana"/>
          <w:sz w:val="20"/>
          <w:szCs w:val="20"/>
        </w:rPr>
        <w:t xml:space="preserve"> NA, </w:t>
      </w:r>
      <w:proofErr w:type="spellStart"/>
      <w:r w:rsidRPr="00F85361">
        <w:rPr>
          <w:rFonts w:ascii="Verdana" w:hAnsi="Verdana"/>
          <w:sz w:val="20"/>
          <w:szCs w:val="20"/>
        </w:rPr>
        <w:t>Abnet</w:t>
      </w:r>
      <w:proofErr w:type="spellEnd"/>
      <w:r w:rsidRPr="00F85361">
        <w:rPr>
          <w:rFonts w:ascii="Verdana" w:hAnsi="Verdana"/>
          <w:sz w:val="20"/>
          <w:szCs w:val="20"/>
        </w:rPr>
        <w:t xml:space="preserve"> CC, Al-</w:t>
      </w:r>
      <w:proofErr w:type="spellStart"/>
      <w:r w:rsidRPr="00F85361">
        <w:rPr>
          <w:rFonts w:ascii="Verdana" w:hAnsi="Verdana"/>
          <w:sz w:val="20"/>
          <w:szCs w:val="20"/>
        </w:rPr>
        <w:t>Ghalith</w:t>
      </w:r>
      <w:proofErr w:type="spellEnd"/>
      <w:r w:rsidRPr="00F85361">
        <w:rPr>
          <w:rFonts w:ascii="Verdana" w:hAnsi="Verdana"/>
          <w:sz w:val="20"/>
          <w:szCs w:val="20"/>
        </w:rPr>
        <w:t xml:space="preserve"> GA, et al. Reproducible, interactive, scalable and extensible microbiome data science using QIIME 2. Nat </w:t>
      </w:r>
      <w:proofErr w:type="spellStart"/>
      <w:r w:rsidRPr="00F85361">
        <w:rPr>
          <w:rFonts w:ascii="Verdana" w:hAnsi="Verdana"/>
          <w:sz w:val="20"/>
          <w:szCs w:val="20"/>
        </w:rPr>
        <w:t>Biotechnol</w:t>
      </w:r>
      <w:proofErr w:type="spellEnd"/>
      <w:r w:rsidRPr="00F85361">
        <w:rPr>
          <w:rFonts w:ascii="Verdana" w:hAnsi="Verdana"/>
          <w:sz w:val="20"/>
          <w:szCs w:val="20"/>
        </w:rPr>
        <w:t>. 2019;37:852–7.</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14. Callahan BJ, </w:t>
      </w:r>
      <w:proofErr w:type="spellStart"/>
      <w:r w:rsidRPr="00F85361">
        <w:rPr>
          <w:rFonts w:ascii="Verdana" w:hAnsi="Verdana"/>
          <w:sz w:val="20"/>
          <w:szCs w:val="20"/>
        </w:rPr>
        <w:t>McMurdie</w:t>
      </w:r>
      <w:proofErr w:type="spellEnd"/>
      <w:r w:rsidRPr="00F85361">
        <w:rPr>
          <w:rFonts w:ascii="Verdana" w:hAnsi="Verdana"/>
          <w:sz w:val="20"/>
          <w:szCs w:val="20"/>
        </w:rPr>
        <w:t xml:space="preserve"> PJ, Rosen MJ, Han AW, Johnson AJA, Holmes SP. DADA2: high-resolution sample inference from Illumina amplicon data. Nat Methods. 2016;13:581–3.</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15. </w:t>
      </w:r>
      <w:proofErr w:type="spellStart"/>
      <w:r w:rsidRPr="00F85361">
        <w:rPr>
          <w:rFonts w:ascii="Verdana" w:hAnsi="Verdana"/>
          <w:sz w:val="20"/>
          <w:szCs w:val="20"/>
        </w:rPr>
        <w:t>McMurdie</w:t>
      </w:r>
      <w:proofErr w:type="spellEnd"/>
      <w:r w:rsidRPr="00F85361">
        <w:rPr>
          <w:rFonts w:ascii="Verdana" w:hAnsi="Verdana"/>
          <w:sz w:val="20"/>
          <w:szCs w:val="20"/>
        </w:rPr>
        <w:t xml:space="preserve"> PJ, Holmes S. </w:t>
      </w:r>
      <w:proofErr w:type="spellStart"/>
      <w:r w:rsidRPr="00F85361">
        <w:rPr>
          <w:rFonts w:ascii="Verdana" w:hAnsi="Verdana"/>
          <w:sz w:val="20"/>
          <w:szCs w:val="20"/>
        </w:rPr>
        <w:t>phyloseq</w:t>
      </w:r>
      <w:proofErr w:type="spellEnd"/>
      <w:r w:rsidRPr="00F85361">
        <w:rPr>
          <w:rFonts w:ascii="Verdana" w:hAnsi="Verdana"/>
          <w:sz w:val="20"/>
          <w:szCs w:val="20"/>
        </w:rPr>
        <w:t xml:space="preserve">: an R package for reproducible interactive analysis and graphics of microbiome census data. </w:t>
      </w:r>
      <w:proofErr w:type="spellStart"/>
      <w:r w:rsidRPr="00F85361">
        <w:rPr>
          <w:rFonts w:ascii="Verdana" w:hAnsi="Verdana"/>
          <w:sz w:val="20"/>
          <w:szCs w:val="20"/>
        </w:rPr>
        <w:t>PLoS</w:t>
      </w:r>
      <w:proofErr w:type="spellEnd"/>
      <w:r w:rsidRPr="00F85361">
        <w:rPr>
          <w:rFonts w:ascii="Verdana" w:hAnsi="Verdana"/>
          <w:sz w:val="20"/>
          <w:szCs w:val="20"/>
        </w:rPr>
        <w:t xml:space="preserve"> One. 2013;8:e61217.</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16. Oksanen J, Simpson GL, Blanchet FG, et al. vegan: Community Ecology Package. R package, current version.</w:t>
      </w:r>
    </w:p>
    <w:p w:rsidR="00015D8D" w:rsidRPr="00F85361" w:rsidRDefault="00000000" w:rsidP="00F85361">
      <w:pPr>
        <w:spacing w:before="40" w:after="60" w:line="276" w:lineRule="auto"/>
        <w:rPr>
          <w:rFonts w:ascii="Verdana" w:hAnsi="Verdana"/>
        </w:rPr>
      </w:pPr>
      <w:r w:rsidRPr="00F85361">
        <w:rPr>
          <w:rFonts w:ascii="Verdana" w:hAnsi="Verdana"/>
          <w:sz w:val="20"/>
          <w:szCs w:val="20"/>
        </w:rPr>
        <w:lastRenderedPageBreak/>
        <w:t xml:space="preserve">17. De </w:t>
      </w:r>
      <w:proofErr w:type="spellStart"/>
      <w:r w:rsidRPr="00F85361">
        <w:rPr>
          <w:rFonts w:ascii="Verdana" w:hAnsi="Verdana"/>
          <w:sz w:val="20"/>
          <w:szCs w:val="20"/>
        </w:rPr>
        <w:t>Cáceres</w:t>
      </w:r>
      <w:proofErr w:type="spellEnd"/>
      <w:r w:rsidRPr="00F85361">
        <w:rPr>
          <w:rFonts w:ascii="Verdana" w:hAnsi="Verdana"/>
          <w:sz w:val="20"/>
          <w:szCs w:val="20"/>
        </w:rPr>
        <w:t xml:space="preserve"> M, Legendre P. Associations between species and groups of sites: indices and statistical inference. Ecology. 2009;90:3566–74.</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18. Quast C, </w:t>
      </w:r>
      <w:proofErr w:type="spellStart"/>
      <w:r w:rsidRPr="00F85361">
        <w:rPr>
          <w:rFonts w:ascii="Verdana" w:hAnsi="Verdana"/>
          <w:sz w:val="20"/>
          <w:szCs w:val="20"/>
        </w:rPr>
        <w:t>Pruesse</w:t>
      </w:r>
      <w:proofErr w:type="spellEnd"/>
      <w:r w:rsidRPr="00F85361">
        <w:rPr>
          <w:rFonts w:ascii="Verdana" w:hAnsi="Verdana"/>
          <w:sz w:val="20"/>
          <w:szCs w:val="20"/>
        </w:rPr>
        <w:t xml:space="preserve"> E, Yilmaz P, </w:t>
      </w:r>
      <w:proofErr w:type="spellStart"/>
      <w:r w:rsidRPr="00F85361">
        <w:rPr>
          <w:rFonts w:ascii="Verdana" w:hAnsi="Verdana"/>
          <w:sz w:val="20"/>
          <w:szCs w:val="20"/>
        </w:rPr>
        <w:t>Gerken</w:t>
      </w:r>
      <w:proofErr w:type="spellEnd"/>
      <w:r w:rsidRPr="00F85361">
        <w:rPr>
          <w:rFonts w:ascii="Verdana" w:hAnsi="Verdana"/>
          <w:sz w:val="20"/>
          <w:szCs w:val="20"/>
        </w:rPr>
        <w:t xml:space="preserve"> J, </w:t>
      </w:r>
      <w:proofErr w:type="spellStart"/>
      <w:r w:rsidRPr="00F85361">
        <w:rPr>
          <w:rFonts w:ascii="Verdana" w:hAnsi="Verdana"/>
          <w:sz w:val="20"/>
          <w:szCs w:val="20"/>
        </w:rPr>
        <w:t>Schweer</w:t>
      </w:r>
      <w:proofErr w:type="spellEnd"/>
      <w:r w:rsidRPr="00F85361">
        <w:rPr>
          <w:rFonts w:ascii="Verdana" w:hAnsi="Verdana"/>
          <w:sz w:val="20"/>
          <w:szCs w:val="20"/>
        </w:rPr>
        <w:t xml:space="preserve"> T, </w:t>
      </w:r>
      <w:proofErr w:type="spellStart"/>
      <w:r w:rsidRPr="00F85361">
        <w:rPr>
          <w:rFonts w:ascii="Verdana" w:hAnsi="Verdana"/>
          <w:sz w:val="20"/>
          <w:szCs w:val="20"/>
        </w:rPr>
        <w:t>Yarza</w:t>
      </w:r>
      <w:proofErr w:type="spellEnd"/>
      <w:r w:rsidRPr="00F85361">
        <w:rPr>
          <w:rFonts w:ascii="Verdana" w:hAnsi="Verdana"/>
          <w:sz w:val="20"/>
          <w:szCs w:val="20"/>
        </w:rPr>
        <w:t xml:space="preserve"> P, et al. The SILVA ribosomal RNA gene database project: improved data processing and web-based tools. Nucleic Acids Res. 2013;41:D590–6.</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19. </w:t>
      </w:r>
      <w:proofErr w:type="spellStart"/>
      <w:r w:rsidRPr="00F85361">
        <w:rPr>
          <w:rFonts w:ascii="Verdana" w:hAnsi="Verdana"/>
          <w:sz w:val="20"/>
          <w:szCs w:val="20"/>
        </w:rPr>
        <w:t>Simonin</w:t>
      </w:r>
      <w:proofErr w:type="spellEnd"/>
      <w:r w:rsidRPr="00F85361">
        <w:rPr>
          <w:rFonts w:ascii="Verdana" w:hAnsi="Verdana"/>
          <w:sz w:val="20"/>
          <w:szCs w:val="20"/>
        </w:rPr>
        <w:t xml:space="preserve"> M, Briand M, </w:t>
      </w:r>
      <w:proofErr w:type="spellStart"/>
      <w:r w:rsidRPr="00F85361">
        <w:rPr>
          <w:rFonts w:ascii="Verdana" w:hAnsi="Verdana"/>
          <w:sz w:val="20"/>
          <w:szCs w:val="20"/>
        </w:rPr>
        <w:t>Chesneau</w:t>
      </w:r>
      <w:proofErr w:type="spellEnd"/>
      <w:r w:rsidRPr="00F85361">
        <w:rPr>
          <w:rFonts w:ascii="Verdana" w:hAnsi="Verdana"/>
          <w:sz w:val="20"/>
          <w:szCs w:val="20"/>
        </w:rPr>
        <w:t xml:space="preserve"> G, Rochefort A, Marais C, </w:t>
      </w:r>
      <w:proofErr w:type="spellStart"/>
      <w:r w:rsidRPr="00F85361">
        <w:rPr>
          <w:rFonts w:ascii="Verdana" w:hAnsi="Verdana"/>
          <w:sz w:val="20"/>
          <w:szCs w:val="20"/>
        </w:rPr>
        <w:t>Sarniguet</w:t>
      </w:r>
      <w:proofErr w:type="spellEnd"/>
      <w:r w:rsidRPr="00F85361">
        <w:rPr>
          <w:rFonts w:ascii="Verdana" w:hAnsi="Verdana"/>
          <w:sz w:val="20"/>
          <w:szCs w:val="20"/>
        </w:rPr>
        <w:t xml:space="preserve"> A, Barret M. Seed microbiota revealed by a large-scale meta-analysis including 50 plant species. New Phytol. 2022;234(4):1448–63.</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20. Lobato C, Cernava T, Berg G, et al. Wild again: recovery of a beneficial Cannabis seed endophyte from low domestication genotypes. Microbiome. 2024;12:239.</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21. Davis NM, Proctor DM, Holmes SP, </w:t>
      </w:r>
      <w:proofErr w:type="spellStart"/>
      <w:r w:rsidRPr="00F85361">
        <w:rPr>
          <w:rFonts w:ascii="Verdana" w:hAnsi="Verdana"/>
          <w:sz w:val="20"/>
          <w:szCs w:val="20"/>
        </w:rPr>
        <w:t>Relman</w:t>
      </w:r>
      <w:proofErr w:type="spellEnd"/>
      <w:r w:rsidRPr="00F85361">
        <w:rPr>
          <w:rFonts w:ascii="Verdana" w:hAnsi="Verdana"/>
          <w:sz w:val="20"/>
          <w:szCs w:val="20"/>
        </w:rPr>
        <w:t xml:space="preserve"> DA, Callahan BJ. Simple statistical identification and removal of contaminant sequences in marker-gene and metagenomics data. Microbiome. 2018;6:226. [</w:t>
      </w:r>
      <w:proofErr w:type="spellStart"/>
      <w:r w:rsidRPr="00F85361">
        <w:rPr>
          <w:rFonts w:ascii="Verdana" w:hAnsi="Verdana"/>
          <w:sz w:val="20"/>
          <w:szCs w:val="20"/>
        </w:rPr>
        <w:t>decontam</w:t>
      </w:r>
      <w:proofErr w:type="spellEnd"/>
      <w:r w:rsidRPr="00F85361">
        <w:rPr>
          <w:rFonts w:ascii="Verdana" w:hAnsi="Verdana"/>
          <w:sz w:val="20"/>
          <w:szCs w:val="20"/>
        </w:rPr>
        <w:t>]</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22. Lahti L, Shetty S, et al. microbiome R package: tools for microbiome analysis in R. Bioconductor.</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23. </w:t>
      </w:r>
      <w:proofErr w:type="spellStart"/>
      <w:r w:rsidRPr="00F85361">
        <w:rPr>
          <w:rFonts w:ascii="Verdana" w:hAnsi="Verdana"/>
          <w:sz w:val="20"/>
          <w:szCs w:val="20"/>
        </w:rPr>
        <w:t>Csardi</w:t>
      </w:r>
      <w:proofErr w:type="spellEnd"/>
      <w:r w:rsidRPr="00F85361">
        <w:rPr>
          <w:rFonts w:ascii="Verdana" w:hAnsi="Verdana"/>
          <w:sz w:val="20"/>
          <w:szCs w:val="20"/>
        </w:rPr>
        <w:t xml:space="preserve"> G, </w:t>
      </w:r>
      <w:proofErr w:type="spellStart"/>
      <w:r w:rsidRPr="00F85361">
        <w:rPr>
          <w:rFonts w:ascii="Verdana" w:hAnsi="Verdana"/>
          <w:sz w:val="20"/>
          <w:szCs w:val="20"/>
        </w:rPr>
        <w:t>Nepusz</w:t>
      </w:r>
      <w:proofErr w:type="spellEnd"/>
      <w:r w:rsidRPr="00F85361">
        <w:rPr>
          <w:rFonts w:ascii="Verdana" w:hAnsi="Verdana"/>
          <w:sz w:val="20"/>
          <w:szCs w:val="20"/>
        </w:rPr>
        <w:t xml:space="preserve"> T. The </w:t>
      </w:r>
      <w:proofErr w:type="spellStart"/>
      <w:r w:rsidRPr="00F85361">
        <w:rPr>
          <w:rFonts w:ascii="Verdana" w:hAnsi="Verdana"/>
          <w:sz w:val="20"/>
          <w:szCs w:val="20"/>
        </w:rPr>
        <w:t>igraph</w:t>
      </w:r>
      <w:proofErr w:type="spellEnd"/>
      <w:r w:rsidRPr="00F85361">
        <w:rPr>
          <w:rFonts w:ascii="Verdana" w:hAnsi="Verdana"/>
          <w:sz w:val="20"/>
          <w:szCs w:val="20"/>
        </w:rPr>
        <w:t xml:space="preserve"> software package for complex network research. </w:t>
      </w:r>
      <w:proofErr w:type="spellStart"/>
      <w:r w:rsidRPr="00F85361">
        <w:rPr>
          <w:rFonts w:ascii="Verdana" w:hAnsi="Verdana"/>
          <w:sz w:val="20"/>
          <w:szCs w:val="20"/>
        </w:rPr>
        <w:t>InterJournal</w:t>
      </w:r>
      <w:proofErr w:type="spellEnd"/>
      <w:r w:rsidRPr="00F85361">
        <w:rPr>
          <w:rFonts w:ascii="Verdana" w:hAnsi="Verdana"/>
          <w:sz w:val="20"/>
          <w:szCs w:val="20"/>
        </w:rPr>
        <w:t xml:space="preserve"> Complex Systems. 2006;1695.</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24. Singh BK, Trivedi P, </w:t>
      </w:r>
      <w:proofErr w:type="spellStart"/>
      <w:r w:rsidRPr="00F85361">
        <w:rPr>
          <w:rFonts w:ascii="Verdana" w:hAnsi="Verdana"/>
          <w:sz w:val="20"/>
          <w:szCs w:val="20"/>
        </w:rPr>
        <w:t>Egidi</w:t>
      </w:r>
      <w:proofErr w:type="spellEnd"/>
      <w:r w:rsidRPr="00F85361">
        <w:rPr>
          <w:rFonts w:ascii="Verdana" w:hAnsi="Verdana"/>
          <w:sz w:val="20"/>
          <w:szCs w:val="20"/>
        </w:rPr>
        <w:t xml:space="preserve"> E, Macdonald CA, Delgado-</w:t>
      </w:r>
      <w:proofErr w:type="spellStart"/>
      <w:r w:rsidRPr="00F85361">
        <w:rPr>
          <w:rFonts w:ascii="Verdana" w:hAnsi="Verdana"/>
          <w:sz w:val="20"/>
          <w:szCs w:val="20"/>
        </w:rPr>
        <w:t>Baquerizo</w:t>
      </w:r>
      <w:proofErr w:type="spellEnd"/>
      <w:r w:rsidRPr="00F85361">
        <w:rPr>
          <w:rFonts w:ascii="Verdana" w:hAnsi="Verdana"/>
          <w:sz w:val="20"/>
          <w:szCs w:val="20"/>
        </w:rPr>
        <w:t xml:space="preserve"> M. Crop microbiome and sustainable agriculture. Nat Rev </w:t>
      </w:r>
      <w:proofErr w:type="spellStart"/>
      <w:r w:rsidRPr="00F85361">
        <w:rPr>
          <w:rFonts w:ascii="Verdana" w:hAnsi="Verdana"/>
          <w:sz w:val="20"/>
          <w:szCs w:val="20"/>
        </w:rPr>
        <w:t>Microbiol</w:t>
      </w:r>
      <w:proofErr w:type="spellEnd"/>
      <w:r w:rsidRPr="00F85361">
        <w:rPr>
          <w:rFonts w:ascii="Verdana" w:hAnsi="Verdana"/>
          <w:sz w:val="20"/>
          <w:szCs w:val="20"/>
        </w:rPr>
        <w:t>. 2020;18(11):601–2.</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25. </w:t>
      </w:r>
      <w:proofErr w:type="spellStart"/>
      <w:r w:rsidRPr="00F85361">
        <w:rPr>
          <w:rFonts w:ascii="Verdana" w:hAnsi="Verdana"/>
          <w:sz w:val="20"/>
          <w:szCs w:val="20"/>
        </w:rPr>
        <w:t>Janni</w:t>
      </w:r>
      <w:proofErr w:type="spellEnd"/>
      <w:r w:rsidRPr="00F85361">
        <w:rPr>
          <w:rFonts w:ascii="Verdana" w:hAnsi="Verdana"/>
          <w:sz w:val="20"/>
          <w:szCs w:val="20"/>
        </w:rPr>
        <w:t xml:space="preserve"> M, Maestri E, </w:t>
      </w:r>
      <w:proofErr w:type="spellStart"/>
      <w:r w:rsidRPr="00F85361">
        <w:rPr>
          <w:rFonts w:ascii="Verdana" w:hAnsi="Verdana"/>
          <w:sz w:val="20"/>
          <w:szCs w:val="20"/>
        </w:rPr>
        <w:t>Gullì</w:t>
      </w:r>
      <w:proofErr w:type="spellEnd"/>
      <w:r w:rsidRPr="00F85361">
        <w:rPr>
          <w:rFonts w:ascii="Verdana" w:hAnsi="Verdana"/>
          <w:sz w:val="20"/>
          <w:szCs w:val="20"/>
        </w:rPr>
        <w:t xml:space="preserve"> M, </w:t>
      </w:r>
      <w:proofErr w:type="spellStart"/>
      <w:r w:rsidRPr="00F85361">
        <w:rPr>
          <w:rFonts w:ascii="Verdana" w:hAnsi="Verdana"/>
          <w:sz w:val="20"/>
          <w:szCs w:val="20"/>
        </w:rPr>
        <w:t>Marmiroli</w:t>
      </w:r>
      <w:proofErr w:type="spellEnd"/>
      <w:r w:rsidRPr="00F85361">
        <w:rPr>
          <w:rFonts w:ascii="Verdana" w:hAnsi="Verdana"/>
          <w:sz w:val="20"/>
          <w:szCs w:val="20"/>
        </w:rPr>
        <w:t xml:space="preserve"> M, </w:t>
      </w:r>
      <w:proofErr w:type="spellStart"/>
      <w:r w:rsidRPr="00F85361">
        <w:rPr>
          <w:rFonts w:ascii="Verdana" w:hAnsi="Verdana"/>
          <w:sz w:val="20"/>
          <w:szCs w:val="20"/>
        </w:rPr>
        <w:t>Marmiroli</w:t>
      </w:r>
      <w:proofErr w:type="spellEnd"/>
      <w:r w:rsidRPr="00F85361">
        <w:rPr>
          <w:rFonts w:ascii="Verdana" w:hAnsi="Verdana"/>
          <w:sz w:val="20"/>
          <w:szCs w:val="20"/>
        </w:rPr>
        <w:t xml:space="preserve"> N. Plant responses to climate change, how global warming may impact on food security: a critical review. Front Plant Sci. 2024;14:1297569.</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26. </w:t>
      </w:r>
      <w:proofErr w:type="spellStart"/>
      <w:r w:rsidRPr="00F85361">
        <w:rPr>
          <w:rFonts w:ascii="Verdana" w:hAnsi="Verdana"/>
          <w:sz w:val="20"/>
          <w:szCs w:val="20"/>
        </w:rPr>
        <w:t>Cuadros</w:t>
      </w:r>
      <w:proofErr w:type="spellEnd"/>
      <w:r w:rsidRPr="00F85361">
        <w:rPr>
          <w:rFonts w:ascii="Verdana" w:hAnsi="Verdana"/>
          <w:sz w:val="20"/>
          <w:szCs w:val="20"/>
        </w:rPr>
        <w:t xml:space="preserve">-Casanova I, Cristiano A, </w:t>
      </w:r>
      <w:proofErr w:type="spellStart"/>
      <w:r w:rsidRPr="00F85361">
        <w:rPr>
          <w:rFonts w:ascii="Verdana" w:hAnsi="Verdana"/>
          <w:sz w:val="20"/>
          <w:szCs w:val="20"/>
        </w:rPr>
        <w:t>Biancolini</w:t>
      </w:r>
      <w:proofErr w:type="spellEnd"/>
      <w:r w:rsidRPr="00F85361">
        <w:rPr>
          <w:rFonts w:ascii="Verdana" w:hAnsi="Verdana"/>
          <w:sz w:val="20"/>
          <w:szCs w:val="20"/>
        </w:rPr>
        <w:t xml:space="preserve"> D, </w:t>
      </w:r>
      <w:proofErr w:type="spellStart"/>
      <w:r w:rsidRPr="00F85361">
        <w:rPr>
          <w:rFonts w:ascii="Verdana" w:hAnsi="Verdana"/>
          <w:sz w:val="20"/>
          <w:szCs w:val="20"/>
        </w:rPr>
        <w:t>Cimatti</w:t>
      </w:r>
      <w:proofErr w:type="spellEnd"/>
      <w:r w:rsidRPr="00F85361">
        <w:rPr>
          <w:rFonts w:ascii="Verdana" w:hAnsi="Verdana"/>
          <w:sz w:val="20"/>
          <w:szCs w:val="20"/>
        </w:rPr>
        <w:t xml:space="preserve"> M, Sessa AA, Mendez </w:t>
      </w:r>
      <w:proofErr w:type="spellStart"/>
      <w:r w:rsidRPr="00F85361">
        <w:rPr>
          <w:rFonts w:ascii="Verdana" w:hAnsi="Verdana"/>
          <w:sz w:val="20"/>
          <w:szCs w:val="20"/>
        </w:rPr>
        <w:t>Angarita</w:t>
      </w:r>
      <w:proofErr w:type="spellEnd"/>
      <w:r w:rsidRPr="00F85361">
        <w:rPr>
          <w:rFonts w:ascii="Verdana" w:hAnsi="Verdana"/>
          <w:sz w:val="20"/>
          <w:szCs w:val="20"/>
        </w:rPr>
        <w:t xml:space="preserve"> VY, et al. Opportunities and challenges for Common Agricultural Policy reform to support the European Green Deal. </w:t>
      </w:r>
      <w:proofErr w:type="spellStart"/>
      <w:r w:rsidRPr="00F85361">
        <w:rPr>
          <w:rFonts w:ascii="Verdana" w:hAnsi="Verdana"/>
          <w:sz w:val="20"/>
          <w:szCs w:val="20"/>
        </w:rPr>
        <w:t>Conserv</w:t>
      </w:r>
      <w:proofErr w:type="spellEnd"/>
      <w:r w:rsidRPr="00F85361">
        <w:rPr>
          <w:rFonts w:ascii="Verdana" w:hAnsi="Verdana"/>
          <w:sz w:val="20"/>
          <w:szCs w:val="20"/>
        </w:rPr>
        <w:t xml:space="preserve"> Biol. 2023;37(3):e14052.</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27. </w:t>
      </w:r>
      <w:proofErr w:type="spellStart"/>
      <w:r w:rsidRPr="00F85361">
        <w:rPr>
          <w:rFonts w:ascii="Verdana" w:hAnsi="Verdana"/>
          <w:sz w:val="20"/>
          <w:szCs w:val="20"/>
        </w:rPr>
        <w:t>Adisasmito</w:t>
      </w:r>
      <w:proofErr w:type="spellEnd"/>
      <w:r w:rsidRPr="00F85361">
        <w:rPr>
          <w:rFonts w:ascii="Verdana" w:hAnsi="Verdana"/>
          <w:sz w:val="20"/>
          <w:szCs w:val="20"/>
        </w:rPr>
        <w:t xml:space="preserve"> WB, </w:t>
      </w:r>
      <w:proofErr w:type="spellStart"/>
      <w:r w:rsidRPr="00F85361">
        <w:rPr>
          <w:rFonts w:ascii="Verdana" w:hAnsi="Verdana"/>
          <w:sz w:val="20"/>
          <w:szCs w:val="20"/>
        </w:rPr>
        <w:t>Almuhairi</w:t>
      </w:r>
      <w:proofErr w:type="spellEnd"/>
      <w:r w:rsidRPr="00F85361">
        <w:rPr>
          <w:rFonts w:ascii="Verdana" w:hAnsi="Verdana"/>
          <w:sz w:val="20"/>
          <w:szCs w:val="20"/>
        </w:rPr>
        <w:t xml:space="preserve"> S, </w:t>
      </w:r>
      <w:proofErr w:type="spellStart"/>
      <w:r w:rsidRPr="00F85361">
        <w:rPr>
          <w:rFonts w:ascii="Verdana" w:hAnsi="Verdana"/>
          <w:sz w:val="20"/>
          <w:szCs w:val="20"/>
        </w:rPr>
        <w:t>Behravesh</w:t>
      </w:r>
      <w:proofErr w:type="spellEnd"/>
      <w:r w:rsidRPr="00F85361">
        <w:rPr>
          <w:rFonts w:ascii="Verdana" w:hAnsi="Verdana"/>
          <w:sz w:val="20"/>
          <w:szCs w:val="20"/>
        </w:rPr>
        <w:t xml:space="preserve"> CB, </w:t>
      </w:r>
      <w:proofErr w:type="spellStart"/>
      <w:r w:rsidRPr="00F85361">
        <w:rPr>
          <w:rFonts w:ascii="Verdana" w:hAnsi="Verdana"/>
          <w:sz w:val="20"/>
          <w:szCs w:val="20"/>
        </w:rPr>
        <w:t>Bilivogui</w:t>
      </w:r>
      <w:proofErr w:type="spellEnd"/>
      <w:r w:rsidRPr="00F85361">
        <w:rPr>
          <w:rFonts w:ascii="Verdana" w:hAnsi="Verdana"/>
          <w:sz w:val="20"/>
          <w:szCs w:val="20"/>
        </w:rPr>
        <w:t xml:space="preserve"> P, </w:t>
      </w:r>
      <w:proofErr w:type="spellStart"/>
      <w:r w:rsidRPr="00F85361">
        <w:rPr>
          <w:rFonts w:ascii="Verdana" w:hAnsi="Verdana"/>
          <w:sz w:val="20"/>
          <w:szCs w:val="20"/>
        </w:rPr>
        <w:t>Bukachi</w:t>
      </w:r>
      <w:proofErr w:type="spellEnd"/>
      <w:r w:rsidRPr="00F85361">
        <w:rPr>
          <w:rFonts w:ascii="Verdana" w:hAnsi="Verdana"/>
          <w:sz w:val="20"/>
          <w:szCs w:val="20"/>
        </w:rPr>
        <w:t xml:space="preserve"> SA, Casas N, et al. One Health: A new definition for a sustainable and healthy future. </w:t>
      </w:r>
      <w:proofErr w:type="spellStart"/>
      <w:r w:rsidRPr="00F85361">
        <w:rPr>
          <w:rFonts w:ascii="Verdana" w:hAnsi="Verdana"/>
          <w:sz w:val="20"/>
          <w:szCs w:val="20"/>
        </w:rPr>
        <w:t>PLoS</w:t>
      </w:r>
      <w:proofErr w:type="spellEnd"/>
      <w:r w:rsidRPr="00F85361">
        <w:rPr>
          <w:rFonts w:ascii="Verdana" w:hAnsi="Verdana"/>
          <w:sz w:val="20"/>
          <w:szCs w:val="20"/>
        </w:rPr>
        <w:t xml:space="preserve"> </w:t>
      </w:r>
      <w:proofErr w:type="spellStart"/>
      <w:r w:rsidRPr="00F85361">
        <w:rPr>
          <w:rFonts w:ascii="Verdana" w:hAnsi="Verdana"/>
          <w:sz w:val="20"/>
          <w:szCs w:val="20"/>
        </w:rPr>
        <w:t>Pathog</w:t>
      </w:r>
      <w:proofErr w:type="spellEnd"/>
      <w:r w:rsidRPr="00F85361">
        <w:rPr>
          <w:rFonts w:ascii="Verdana" w:hAnsi="Verdana"/>
          <w:sz w:val="20"/>
          <w:szCs w:val="20"/>
        </w:rPr>
        <w:t>. 2022;18(6):e1010537.</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28. Trivedi P, Leach JE, </w:t>
      </w:r>
      <w:proofErr w:type="spellStart"/>
      <w:r w:rsidRPr="00F85361">
        <w:rPr>
          <w:rFonts w:ascii="Verdana" w:hAnsi="Verdana"/>
          <w:sz w:val="20"/>
          <w:szCs w:val="20"/>
        </w:rPr>
        <w:t>Tringe</w:t>
      </w:r>
      <w:proofErr w:type="spellEnd"/>
      <w:r w:rsidRPr="00F85361">
        <w:rPr>
          <w:rFonts w:ascii="Verdana" w:hAnsi="Verdana"/>
          <w:sz w:val="20"/>
          <w:szCs w:val="20"/>
        </w:rPr>
        <w:t xml:space="preserve"> SG, Sa T, Singh BK. Plant–microbiome interactions: from community assembly to plant health. Nat Rev </w:t>
      </w:r>
      <w:proofErr w:type="spellStart"/>
      <w:r w:rsidRPr="00F85361">
        <w:rPr>
          <w:rFonts w:ascii="Verdana" w:hAnsi="Verdana"/>
          <w:sz w:val="20"/>
          <w:szCs w:val="20"/>
        </w:rPr>
        <w:t>Microbiol</w:t>
      </w:r>
      <w:proofErr w:type="spellEnd"/>
      <w:r w:rsidRPr="00F85361">
        <w:rPr>
          <w:rFonts w:ascii="Verdana" w:hAnsi="Verdana"/>
          <w:sz w:val="20"/>
          <w:szCs w:val="20"/>
        </w:rPr>
        <w:t>. 2020;18(11):607–21.</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29. Tiwari A, Sharma AK, </w:t>
      </w:r>
      <w:proofErr w:type="spellStart"/>
      <w:r w:rsidRPr="00F85361">
        <w:rPr>
          <w:rFonts w:ascii="Verdana" w:hAnsi="Verdana"/>
          <w:sz w:val="20"/>
          <w:szCs w:val="20"/>
        </w:rPr>
        <w:t>Pinnaka</w:t>
      </w:r>
      <w:proofErr w:type="spellEnd"/>
      <w:r w:rsidRPr="00F85361">
        <w:rPr>
          <w:rFonts w:ascii="Verdana" w:hAnsi="Verdana"/>
          <w:sz w:val="20"/>
          <w:szCs w:val="20"/>
        </w:rPr>
        <w:t xml:space="preserve"> AK, Datta S. The plant microbiome: A key driver of plant health and productivity. </w:t>
      </w:r>
      <w:proofErr w:type="spellStart"/>
      <w:r w:rsidRPr="00F85361">
        <w:rPr>
          <w:rFonts w:ascii="Verdana" w:hAnsi="Verdana"/>
          <w:sz w:val="20"/>
          <w:szCs w:val="20"/>
        </w:rPr>
        <w:t>Physiol</w:t>
      </w:r>
      <w:proofErr w:type="spellEnd"/>
      <w:r w:rsidRPr="00F85361">
        <w:rPr>
          <w:rFonts w:ascii="Verdana" w:hAnsi="Verdana"/>
          <w:sz w:val="20"/>
          <w:szCs w:val="20"/>
        </w:rPr>
        <w:t xml:space="preserve"> Mol Plant </w:t>
      </w:r>
      <w:proofErr w:type="spellStart"/>
      <w:r w:rsidRPr="00F85361">
        <w:rPr>
          <w:rFonts w:ascii="Verdana" w:hAnsi="Verdana"/>
          <w:sz w:val="20"/>
          <w:szCs w:val="20"/>
        </w:rPr>
        <w:t>Pathol</w:t>
      </w:r>
      <w:proofErr w:type="spellEnd"/>
      <w:r w:rsidRPr="00F85361">
        <w:rPr>
          <w:rFonts w:ascii="Verdana" w:hAnsi="Verdana"/>
          <w:sz w:val="20"/>
          <w:szCs w:val="20"/>
        </w:rPr>
        <w:t>. 2025;139:102818.</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30. Vandenkoornhuyse P, </w:t>
      </w:r>
      <w:proofErr w:type="spellStart"/>
      <w:r w:rsidRPr="00F85361">
        <w:rPr>
          <w:rFonts w:ascii="Verdana" w:hAnsi="Verdana"/>
          <w:sz w:val="20"/>
          <w:szCs w:val="20"/>
        </w:rPr>
        <w:t>Quaiser</w:t>
      </w:r>
      <w:proofErr w:type="spellEnd"/>
      <w:r w:rsidRPr="00F85361">
        <w:rPr>
          <w:rFonts w:ascii="Verdana" w:hAnsi="Verdana"/>
          <w:sz w:val="20"/>
          <w:szCs w:val="20"/>
        </w:rPr>
        <w:t xml:space="preserve"> A, Duhamel M, Le Van A, Dufresne A. The importance of the microbiome of the plant </w:t>
      </w:r>
      <w:proofErr w:type="spellStart"/>
      <w:r w:rsidRPr="00F85361">
        <w:rPr>
          <w:rFonts w:ascii="Verdana" w:hAnsi="Verdana"/>
          <w:sz w:val="20"/>
          <w:szCs w:val="20"/>
        </w:rPr>
        <w:t>holobiont</w:t>
      </w:r>
      <w:proofErr w:type="spellEnd"/>
      <w:r w:rsidRPr="00F85361">
        <w:rPr>
          <w:rFonts w:ascii="Verdana" w:hAnsi="Verdana"/>
          <w:sz w:val="20"/>
          <w:szCs w:val="20"/>
        </w:rPr>
        <w:t>. New Phytol. 2015;206(4):1196–206.</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31. </w:t>
      </w:r>
      <w:proofErr w:type="spellStart"/>
      <w:r w:rsidRPr="00F85361">
        <w:rPr>
          <w:rFonts w:ascii="Verdana" w:hAnsi="Verdana"/>
          <w:sz w:val="20"/>
          <w:szCs w:val="20"/>
        </w:rPr>
        <w:t>Koza</w:t>
      </w:r>
      <w:proofErr w:type="spellEnd"/>
      <w:r w:rsidRPr="00F85361">
        <w:rPr>
          <w:rFonts w:ascii="Verdana" w:hAnsi="Verdana"/>
          <w:sz w:val="20"/>
          <w:szCs w:val="20"/>
        </w:rPr>
        <w:t xml:space="preserve"> NA, </w:t>
      </w:r>
      <w:proofErr w:type="spellStart"/>
      <w:r w:rsidRPr="00F85361">
        <w:rPr>
          <w:rFonts w:ascii="Verdana" w:hAnsi="Verdana"/>
          <w:sz w:val="20"/>
          <w:szCs w:val="20"/>
        </w:rPr>
        <w:t>Adedayo</w:t>
      </w:r>
      <w:proofErr w:type="spellEnd"/>
      <w:r w:rsidRPr="00F85361">
        <w:rPr>
          <w:rFonts w:ascii="Verdana" w:hAnsi="Verdana"/>
          <w:sz w:val="20"/>
          <w:szCs w:val="20"/>
        </w:rPr>
        <w:t xml:space="preserve"> AA, Babalola OO, </w:t>
      </w:r>
      <w:proofErr w:type="spellStart"/>
      <w:r w:rsidRPr="00F85361">
        <w:rPr>
          <w:rFonts w:ascii="Verdana" w:hAnsi="Verdana"/>
          <w:sz w:val="20"/>
          <w:szCs w:val="20"/>
        </w:rPr>
        <w:t>Kappo</w:t>
      </w:r>
      <w:proofErr w:type="spellEnd"/>
      <w:r w:rsidRPr="00F85361">
        <w:rPr>
          <w:rFonts w:ascii="Verdana" w:hAnsi="Verdana"/>
          <w:sz w:val="20"/>
          <w:szCs w:val="20"/>
        </w:rPr>
        <w:t xml:space="preserve"> AP. Microorganisms in Plant Growth and Development: Roles in Abiotic Stress Tolerance and Secondary Metabolites Secretion. Microorganisms. 2022;10(8):1528.</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32. </w:t>
      </w:r>
      <w:proofErr w:type="spellStart"/>
      <w:r w:rsidRPr="00F85361">
        <w:rPr>
          <w:rFonts w:ascii="Verdana" w:hAnsi="Verdana"/>
          <w:sz w:val="20"/>
          <w:szCs w:val="20"/>
        </w:rPr>
        <w:t>Etesami</w:t>
      </w:r>
      <w:proofErr w:type="spellEnd"/>
      <w:r w:rsidRPr="00F85361">
        <w:rPr>
          <w:rFonts w:ascii="Verdana" w:hAnsi="Verdana"/>
          <w:sz w:val="20"/>
          <w:szCs w:val="20"/>
        </w:rPr>
        <w:t xml:space="preserve"> H, Glick BR. Bacterial indole-3-acetic acid: A key regulator for plant growth, plant–microbe interactions, and agricultural adaptive resilience. </w:t>
      </w:r>
      <w:proofErr w:type="spellStart"/>
      <w:r w:rsidRPr="00F85361">
        <w:rPr>
          <w:rFonts w:ascii="Verdana" w:hAnsi="Verdana"/>
          <w:sz w:val="20"/>
          <w:szCs w:val="20"/>
        </w:rPr>
        <w:t>Microbiol</w:t>
      </w:r>
      <w:proofErr w:type="spellEnd"/>
      <w:r w:rsidRPr="00F85361">
        <w:rPr>
          <w:rFonts w:ascii="Verdana" w:hAnsi="Verdana"/>
          <w:sz w:val="20"/>
          <w:szCs w:val="20"/>
        </w:rPr>
        <w:t xml:space="preserve"> Res. 2024;281:127602.</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33. Tang X, Zhang Y, Meng P, Yuan Y, Li C, </w:t>
      </w:r>
      <w:proofErr w:type="spellStart"/>
      <w:r w:rsidRPr="00F85361">
        <w:rPr>
          <w:rFonts w:ascii="Verdana" w:hAnsi="Verdana"/>
          <w:sz w:val="20"/>
          <w:szCs w:val="20"/>
        </w:rPr>
        <w:t>Zhi</w:t>
      </w:r>
      <w:proofErr w:type="spellEnd"/>
      <w:r w:rsidRPr="00F85361">
        <w:rPr>
          <w:rFonts w:ascii="Verdana" w:hAnsi="Verdana"/>
          <w:sz w:val="20"/>
          <w:szCs w:val="20"/>
        </w:rPr>
        <w:t xml:space="preserve"> X, et al. The Impact of Nitrogen and Phosphorus Interaction on Growth, Nutrient Absorption, and Signal Regulation in Woody Plants. Biology. 2025;14(5):490.</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34. Dong CJ, Wang LL, Li Q, Shang QM. Bacterial communities in the rhizosphere, phyllosphere and </w:t>
      </w:r>
      <w:proofErr w:type="spellStart"/>
      <w:r w:rsidRPr="00F85361">
        <w:rPr>
          <w:rFonts w:ascii="Verdana" w:hAnsi="Verdana"/>
          <w:sz w:val="20"/>
          <w:szCs w:val="20"/>
        </w:rPr>
        <w:t>endosphere</w:t>
      </w:r>
      <w:proofErr w:type="spellEnd"/>
      <w:r w:rsidRPr="00F85361">
        <w:rPr>
          <w:rFonts w:ascii="Verdana" w:hAnsi="Verdana"/>
          <w:sz w:val="20"/>
          <w:szCs w:val="20"/>
        </w:rPr>
        <w:t xml:space="preserve"> of tomato plants. </w:t>
      </w:r>
      <w:proofErr w:type="spellStart"/>
      <w:r w:rsidRPr="00F85361">
        <w:rPr>
          <w:rFonts w:ascii="Verdana" w:hAnsi="Verdana"/>
          <w:sz w:val="20"/>
          <w:szCs w:val="20"/>
        </w:rPr>
        <w:t>PLoS</w:t>
      </w:r>
      <w:proofErr w:type="spellEnd"/>
      <w:r w:rsidRPr="00F85361">
        <w:rPr>
          <w:rFonts w:ascii="Verdana" w:hAnsi="Verdana"/>
          <w:sz w:val="20"/>
          <w:szCs w:val="20"/>
        </w:rPr>
        <w:t xml:space="preserve"> ONE. 2019;14(11):e0223847.</w:t>
      </w:r>
    </w:p>
    <w:p w:rsidR="00015D8D" w:rsidRPr="00F85361" w:rsidRDefault="00000000" w:rsidP="00F85361">
      <w:pPr>
        <w:spacing w:before="40" w:after="60" w:line="276" w:lineRule="auto"/>
        <w:rPr>
          <w:rFonts w:ascii="Verdana" w:hAnsi="Verdana"/>
        </w:rPr>
      </w:pPr>
      <w:r w:rsidRPr="00F85361">
        <w:rPr>
          <w:rFonts w:ascii="Verdana" w:hAnsi="Verdana"/>
          <w:sz w:val="20"/>
          <w:szCs w:val="20"/>
        </w:rPr>
        <w:lastRenderedPageBreak/>
        <w:t xml:space="preserve">35. Cernava T. Coming of age for microbiome gene breeding in plants. Nat </w:t>
      </w:r>
      <w:proofErr w:type="spellStart"/>
      <w:r w:rsidRPr="00F85361">
        <w:rPr>
          <w:rFonts w:ascii="Verdana" w:hAnsi="Verdana"/>
          <w:sz w:val="20"/>
          <w:szCs w:val="20"/>
        </w:rPr>
        <w:t>Commun</w:t>
      </w:r>
      <w:proofErr w:type="spellEnd"/>
      <w:r w:rsidRPr="00F85361">
        <w:rPr>
          <w:rFonts w:ascii="Verdana" w:hAnsi="Verdana"/>
          <w:sz w:val="20"/>
          <w:szCs w:val="20"/>
        </w:rPr>
        <w:t>. 2024;15(1):6623.</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36. </w:t>
      </w:r>
      <w:proofErr w:type="spellStart"/>
      <w:r w:rsidRPr="00F85361">
        <w:rPr>
          <w:rFonts w:ascii="Verdana" w:hAnsi="Verdana"/>
          <w:sz w:val="20"/>
          <w:szCs w:val="20"/>
        </w:rPr>
        <w:t>Negre</w:t>
      </w:r>
      <w:proofErr w:type="spellEnd"/>
      <w:r w:rsidRPr="00F85361">
        <w:rPr>
          <w:rFonts w:ascii="Verdana" w:hAnsi="Verdana"/>
          <w:sz w:val="20"/>
          <w:szCs w:val="20"/>
        </w:rPr>
        <w:t xml:space="preserve"> Rodríguez M, </w:t>
      </w:r>
      <w:proofErr w:type="spellStart"/>
      <w:r w:rsidRPr="00F85361">
        <w:rPr>
          <w:rFonts w:ascii="Verdana" w:hAnsi="Verdana"/>
          <w:sz w:val="20"/>
          <w:szCs w:val="20"/>
        </w:rPr>
        <w:t>Pioppi</w:t>
      </w:r>
      <w:proofErr w:type="spellEnd"/>
      <w:r w:rsidRPr="00F85361">
        <w:rPr>
          <w:rFonts w:ascii="Verdana" w:hAnsi="Verdana"/>
          <w:sz w:val="20"/>
          <w:szCs w:val="20"/>
        </w:rPr>
        <w:t xml:space="preserve"> A, </w:t>
      </w:r>
      <w:proofErr w:type="spellStart"/>
      <w:r w:rsidRPr="00F85361">
        <w:rPr>
          <w:rFonts w:ascii="Verdana" w:hAnsi="Verdana"/>
          <w:sz w:val="20"/>
          <w:szCs w:val="20"/>
        </w:rPr>
        <w:t>Kovács</w:t>
      </w:r>
      <w:proofErr w:type="spellEnd"/>
      <w:r w:rsidRPr="00F85361">
        <w:rPr>
          <w:rFonts w:ascii="Verdana" w:hAnsi="Verdana"/>
          <w:sz w:val="20"/>
          <w:szCs w:val="20"/>
        </w:rPr>
        <w:t xml:space="preserve"> ÁT. The role of plant host genetics in shaping the composition and functionality of rhizosphere microbiomes. </w:t>
      </w:r>
      <w:proofErr w:type="spellStart"/>
      <w:r w:rsidRPr="00F85361">
        <w:rPr>
          <w:rFonts w:ascii="Verdana" w:hAnsi="Verdana"/>
          <w:sz w:val="20"/>
          <w:szCs w:val="20"/>
        </w:rPr>
        <w:t>mSystems</w:t>
      </w:r>
      <w:proofErr w:type="spellEnd"/>
      <w:r w:rsidRPr="00F85361">
        <w:rPr>
          <w:rFonts w:ascii="Verdana" w:hAnsi="Verdana"/>
          <w:sz w:val="20"/>
          <w:szCs w:val="20"/>
        </w:rPr>
        <w:t>. 2024;10(8):e00041-24.</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37. </w:t>
      </w:r>
      <w:proofErr w:type="spellStart"/>
      <w:r w:rsidRPr="00F85361">
        <w:rPr>
          <w:rFonts w:ascii="Verdana" w:hAnsi="Verdana"/>
          <w:sz w:val="20"/>
          <w:szCs w:val="20"/>
        </w:rPr>
        <w:t>Su</w:t>
      </w:r>
      <w:proofErr w:type="spellEnd"/>
      <w:r w:rsidRPr="00F85361">
        <w:rPr>
          <w:rFonts w:ascii="Verdana" w:hAnsi="Verdana"/>
          <w:sz w:val="20"/>
          <w:szCs w:val="20"/>
        </w:rPr>
        <w:t xml:space="preserve"> P, Kang H, Peng Q, et al. Microbiome homeostasis on rice leaves is regulated by a precursor molecule of lignin biosynthesis. Nat </w:t>
      </w:r>
      <w:proofErr w:type="spellStart"/>
      <w:r w:rsidRPr="00F85361">
        <w:rPr>
          <w:rFonts w:ascii="Verdana" w:hAnsi="Verdana"/>
          <w:sz w:val="20"/>
          <w:szCs w:val="20"/>
        </w:rPr>
        <w:t>Commun</w:t>
      </w:r>
      <w:proofErr w:type="spellEnd"/>
      <w:r w:rsidRPr="00F85361">
        <w:rPr>
          <w:rFonts w:ascii="Verdana" w:hAnsi="Verdana"/>
          <w:sz w:val="20"/>
          <w:szCs w:val="20"/>
        </w:rPr>
        <w:t>. 2024;15:23.</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38. Wang X, Li Y, </w:t>
      </w:r>
      <w:proofErr w:type="spellStart"/>
      <w:r w:rsidRPr="00F85361">
        <w:rPr>
          <w:rFonts w:ascii="Verdana" w:hAnsi="Verdana"/>
          <w:sz w:val="20"/>
          <w:szCs w:val="20"/>
        </w:rPr>
        <w:t>Rensing</w:t>
      </w:r>
      <w:proofErr w:type="spellEnd"/>
      <w:r w:rsidRPr="00F85361">
        <w:rPr>
          <w:rFonts w:ascii="Verdana" w:hAnsi="Verdana"/>
          <w:sz w:val="20"/>
          <w:szCs w:val="20"/>
        </w:rPr>
        <w:t xml:space="preserve"> C, Zhang X. Early inoculation and bacterial community assembly in plants: A review. </w:t>
      </w:r>
      <w:proofErr w:type="spellStart"/>
      <w:r w:rsidRPr="00F85361">
        <w:rPr>
          <w:rFonts w:ascii="Verdana" w:hAnsi="Verdana"/>
          <w:sz w:val="20"/>
          <w:szCs w:val="20"/>
        </w:rPr>
        <w:t>Microbiol</w:t>
      </w:r>
      <w:proofErr w:type="spellEnd"/>
      <w:r w:rsidRPr="00F85361">
        <w:rPr>
          <w:rFonts w:ascii="Verdana" w:hAnsi="Verdana"/>
          <w:sz w:val="20"/>
          <w:szCs w:val="20"/>
        </w:rPr>
        <w:t xml:space="preserve"> Res. 2025;296:128141.</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39. Berg G, Grube M, Schloter M, </w:t>
      </w:r>
      <w:proofErr w:type="spellStart"/>
      <w:r w:rsidRPr="00F85361">
        <w:rPr>
          <w:rFonts w:ascii="Verdana" w:hAnsi="Verdana"/>
          <w:sz w:val="20"/>
          <w:szCs w:val="20"/>
        </w:rPr>
        <w:t>Smalla</w:t>
      </w:r>
      <w:proofErr w:type="spellEnd"/>
      <w:r w:rsidRPr="00F85361">
        <w:rPr>
          <w:rFonts w:ascii="Verdana" w:hAnsi="Verdana"/>
          <w:sz w:val="20"/>
          <w:szCs w:val="20"/>
        </w:rPr>
        <w:t xml:space="preserve"> K. </w:t>
      </w:r>
      <w:proofErr w:type="spellStart"/>
      <w:r w:rsidRPr="00F85361">
        <w:rPr>
          <w:rFonts w:ascii="Verdana" w:hAnsi="Verdana"/>
          <w:sz w:val="20"/>
          <w:szCs w:val="20"/>
        </w:rPr>
        <w:t>Unraveling</w:t>
      </w:r>
      <w:proofErr w:type="spellEnd"/>
      <w:r w:rsidRPr="00F85361">
        <w:rPr>
          <w:rFonts w:ascii="Verdana" w:hAnsi="Verdana"/>
          <w:sz w:val="20"/>
          <w:szCs w:val="20"/>
        </w:rPr>
        <w:t xml:space="preserve"> the plant microbiome: looking back and future perspectives. Front </w:t>
      </w:r>
      <w:proofErr w:type="spellStart"/>
      <w:r w:rsidRPr="00F85361">
        <w:rPr>
          <w:rFonts w:ascii="Verdana" w:hAnsi="Verdana"/>
          <w:sz w:val="20"/>
          <w:szCs w:val="20"/>
        </w:rPr>
        <w:t>Microbiol</w:t>
      </w:r>
      <w:proofErr w:type="spellEnd"/>
      <w:r w:rsidRPr="00F85361">
        <w:rPr>
          <w:rFonts w:ascii="Verdana" w:hAnsi="Verdana"/>
          <w:sz w:val="20"/>
          <w:szCs w:val="20"/>
        </w:rPr>
        <w:t>. 2014;5:148.</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40. </w:t>
      </w:r>
      <w:proofErr w:type="spellStart"/>
      <w:r w:rsidRPr="00F85361">
        <w:rPr>
          <w:rFonts w:ascii="Verdana" w:hAnsi="Verdana"/>
          <w:sz w:val="20"/>
          <w:szCs w:val="20"/>
        </w:rPr>
        <w:t>Lemanceau</w:t>
      </w:r>
      <w:proofErr w:type="spellEnd"/>
      <w:r w:rsidRPr="00F85361">
        <w:rPr>
          <w:rFonts w:ascii="Verdana" w:hAnsi="Verdana"/>
          <w:sz w:val="20"/>
          <w:szCs w:val="20"/>
        </w:rPr>
        <w:t xml:space="preserve"> P, Blouin M, Muller D, </w:t>
      </w:r>
      <w:proofErr w:type="spellStart"/>
      <w:r w:rsidRPr="00F85361">
        <w:rPr>
          <w:rFonts w:ascii="Verdana" w:hAnsi="Verdana"/>
          <w:sz w:val="20"/>
          <w:szCs w:val="20"/>
        </w:rPr>
        <w:t>Moënne-Loccoz</w:t>
      </w:r>
      <w:proofErr w:type="spellEnd"/>
      <w:r w:rsidRPr="00F85361">
        <w:rPr>
          <w:rFonts w:ascii="Verdana" w:hAnsi="Verdana"/>
          <w:sz w:val="20"/>
          <w:szCs w:val="20"/>
        </w:rPr>
        <w:t xml:space="preserve"> Y. Let the core microbiota be functional. Trends Plant Sci. 2017;22(7):583–95.</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41. Yao Y, Zhao L, Zhang Y, Duan A, Yang Y, Wang A, et al. Comparative analysis of the seed microbiome in four major oilseed crops reveals host-specific assembly and potential application of seed core microbes. Front Plant Sci. 2026;17:1721916.</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42. Peng Q, Sun S, Ma J, Chen S, Gao L, Du X, et al. The effect of developmental stages on microbiome assembly in the phyllosphere and rhizosphere of rice grown in urban area soil. Environ Microbiome. 2025;20(1):86.</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43. </w:t>
      </w:r>
      <w:proofErr w:type="spellStart"/>
      <w:r w:rsidRPr="00F85361">
        <w:rPr>
          <w:rFonts w:ascii="Verdana" w:hAnsi="Verdana"/>
          <w:sz w:val="20"/>
          <w:szCs w:val="20"/>
        </w:rPr>
        <w:t>Carlström</w:t>
      </w:r>
      <w:proofErr w:type="spellEnd"/>
      <w:r w:rsidRPr="00F85361">
        <w:rPr>
          <w:rFonts w:ascii="Verdana" w:hAnsi="Verdana"/>
          <w:sz w:val="20"/>
          <w:szCs w:val="20"/>
        </w:rPr>
        <w:t xml:space="preserve"> CI, Field CM, </w:t>
      </w:r>
      <w:proofErr w:type="spellStart"/>
      <w:r w:rsidRPr="00F85361">
        <w:rPr>
          <w:rFonts w:ascii="Verdana" w:hAnsi="Verdana"/>
          <w:sz w:val="20"/>
          <w:szCs w:val="20"/>
        </w:rPr>
        <w:t>Bortfeld</w:t>
      </w:r>
      <w:proofErr w:type="spellEnd"/>
      <w:r w:rsidRPr="00F85361">
        <w:rPr>
          <w:rFonts w:ascii="Verdana" w:hAnsi="Verdana"/>
          <w:sz w:val="20"/>
          <w:szCs w:val="20"/>
        </w:rPr>
        <w:t xml:space="preserve">-Miller M, Müller B, </w:t>
      </w:r>
      <w:proofErr w:type="spellStart"/>
      <w:r w:rsidRPr="00F85361">
        <w:rPr>
          <w:rFonts w:ascii="Verdana" w:hAnsi="Verdana"/>
          <w:sz w:val="20"/>
          <w:szCs w:val="20"/>
        </w:rPr>
        <w:t>Sunagawa</w:t>
      </w:r>
      <w:proofErr w:type="spellEnd"/>
      <w:r w:rsidRPr="00F85361">
        <w:rPr>
          <w:rFonts w:ascii="Verdana" w:hAnsi="Verdana"/>
          <w:sz w:val="20"/>
          <w:szCs w:val="20"/>
        </w:rPr>
        <w:t xml:space="preserve"> S, </w:t>
      </w:r>
      <w:proofErr w:type="spellStart"/>
      <w:r w:rsidRPr="00F85361">
        <w:rPr>
          <w:rFonts w:ascii="Verdana" w:hAnsi="Verdana"/>
          <w:sz w:val="20"/>
          <w:szCs w:val="20"/>
        </w:rPr>
        <w:t>Vorholt</w:t>
      </w:r>
      <w:proofErr w:type="spellEnd"/>
      <w:r w:rsidRPr="00F85361">
        <w:rPr>
          <w:rFonts w:ascii="Verdana" w:hAnsi="Verdana"/>
          <w:sz w:val="20"/>
          <w:szCs w:val="20"/>
        </w:rPr>
        <w:t xml:space="preserve"> JA. Synthetic microbiota </w:t>
      </w:r>
      <w:proofErr w:type="gramStart"/>
      <w:r w:rsidRPr="00F85361">
        <w:rPr>
          <w:rFonts w:ascii="Verdana" w:hAnsi="Verdana"/>
          <w:sz w:val="20"/>
          <w:szCs w:val="20"/>
        </w:rPr>
        <w:t>reveal</w:t>
      </w:r>
      <w:proofErr w:type="gramEnd"/>
      <w:r w:rsidRPr="00F85361">
        <w:rPr>
          <w:rFonts w:ascii="Verdana" w:hAnsi="Verdana"/>
          <w:sz w:val="20"/>
          <w:szCs w:val="20"/>
        </w:rPr>
        <w:t xml:space="preserve"> priority effects and keystone strains in the Arabidopsis phyllosphere. Nat </w:t>
      </w:r>
      <w:proofErr w:type="spellStart"/>
      <w:r w:rsidRPr="00F85361">
        <w:rPr>
          <w:rFonts w:ascii="Verdana" w:hAnsi="Verdana"/>
          <w:sz w:val="20"/>
          <w:szCs w:val="20"/>
        </w:rPr>
        <w:t>Ecol</w:t>
      </w:r>
      <w:proofErr w:type="spellEnd"/>
      <w:r w:rsidRPr="00F85361">
        <w:rPr>
          <w:rFonts w:ascii="Verdana" w:hAnsi="Verdana"/>
          <w:sz w:val="20"/>
          <w:szCs w:val="20"/>
        </w:rPr>
        <w:t xml:space="preserve"> </w:t>
      </w:r>
      <w:proofErr w:type="spellStart"/>
      <w:r w:rsidRPr="00F85361">
        <w:rPr>
          <w:rFonts w:ascii="Verdana" w:hAnsi="Verdana"/>
          <w:sz w:val="20"/>
          <w:szCs w:val="20"/>
        </w:rPr>
        <w:t>Evol</w:t>
      </w:r>
      <w:proofErr w:type="spellEnd"/>
      <w:r w:rsidRPr="00F85361">
        <w:rPr>
          <w:rFonts w:ascii="Verdana" w:hAnsi="Verdana"/>
          <w:sz w:val="20"/>
          <w:szCs w:val="20"/>
        </w:rPr>
        <w:t>. 2019;3(10):1445–54.</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44. </w:t>
      </w:r>
      <w:proofErr w:type="spellStart"/>
      <w:r w:rsidRPr="00F85361">
        <w:rPr>
          <w:rFonts w:ascii="Verdana" w:hAnsi="Verdana"/>
          <w:sz w:val="20"/>
          <w:szCs w:val="20"/>
        </w:rPr>
        <w:t>Debray</w:t>
      </w:r>
      <w:proofErr w:type="spellEnd"/>
      <w:r w:rsidRPr="00F85361">
        <w:rPr>
          <w:rFonts w:ascii="Verdana" w:hAnsi="Verdana"/>
          <w:sz w:val="20"/>
          <w:szCs w:val="20"/>
        </w:rPr>
        <w:t xml:space="preserve"> R, Herbert RA, Jaffe AL, Crits-Christoph A, Power ME, </w:t>
      </w:r>
      <w:proofErr w:type="spellStart"/>
      <w:r w:rsidRPr="00F85361">
        <w:rPr>
          <w:rFonts w:ascii="Verdana" w:hAnsi="Verdana"/>
          <w:sz w:val="20"/>
          <w:szCs w:val="20"/>
        </w:rPr>
        <w:t>Koskella</w:t>
      </w:r>
      <w:proofErr w:type="spellEnd"/>
      <w:r w:rsidRPr="00F85361">
        <w:rPr>
          <w:rFonts w:ascii="Verdana" w:hAnsi="Verdana"/>
          <w:sz w:val="20"/>
          <w:szCs w:val="20"/>
        </w:rPr>
        <w:t xml:space="preserve"> B. Priority effects in microbiome assembly. Nat Rev </w:t>
      </w:r>
      <w:proofErr w:type="spellStart"/>
      <w:r w:rsidRPr="00F85361">
        <w:rPr>
          <w:rFonts w:ascii="Verdana" w:hAnsi="Verdana"/>
          <w:sz w:val="20"/>
          <w:szCs w:val="20"/>
        </w:rPr>
        <w:t>Microbiol</w:t>
      </w:r>
      <w:proofErr w:type="spellEnd"/>
      <w:r w:rsidRPr="00F85361">
        <w:rPr>
          <w:rFonts w:ascii="Verdana" w:hAnsi="Verdana"/>
          <w:sz w:val="20"/>
          <w:szCs w:val="20"/>
        </w:rPr>
        <w:t>. 2022;20(2):109–21.</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45. Eriksson O, </w:t>
      </w:r>
      <w:proofErr w:type="spellStart"/>
      <w:r w:rsidRPr="00F85361">
        <w:rPr>
          <w:rFonts w:ascii="Verdana" w:hAnsi="Verdana"/>
          <w:sz w:val="20"/>
          <w:szCs w:val="20"/>
        </w:rPr>
        <w:t>Ehrlén</w:t>
      </w:r>
      <w:proofErr w:type="spellEnd"/>
      <w:r w:rsidRPr="00F85361">
        <w:rPr>
          <w:rFonts w:ascii="Verdana" w:hAnsi="Verdana"/>
          <w:sz w:val="20"/>
          <w:szCs w:val="20"/>
        </w:rPr>
        <w:t xml:space="preserve"> J. Seedling recruitment and population ecology. In: Leck MA, Simpson RL, Parker VT, editors. Seedling Ecology and Evolution. Cambridge: Cambridge University Press; 2008. p. 239–54.</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46. Winkler DE, </w:t>
      </w:r>
      <w:proofErr w:type="spellStart"/>
      <w:r w:rsidRPr="00F85361">
        <w:rPr>
          <w:rFonts w:ascii="Verdana" w:hAnsi="Verdana"/>
          <w:sz w:val="20"/>
          <w:szCs w:val="20"/>
        </w:rPr>
        <w:t>Garbowski</w:t>
      </w:r>
      <w:proofErr w:type="spellEnd"/>
      <w:r w:rsidRPr="00F85361">
        <w:rPr>
          <w:rFonts w:ascii="Verdana" w:hAnsi="Verdana"/>
          <w:sz w:val="20"/>
          <w:szCs w:val="20"/>
        </w:rPr>
        <w:t xml:space="preserve"> M, </w:t>
      </w:r>
      <w:proofErr w:type="spellStart"/>
      <w:r w:rsidRPr="00F85361">
        <w:rPr>
          <w:rFonts w:ascii="Verdana" w:hAnsi="Verdana"/>
          <w:sz w:val="20"/>
          <w:szCs w:val="20"/>
        </w:rPr>
        <w:t>Kožić</w:t>
      </w:r>
      <w:proofErr w:type="spellEnd"/>
      <w:r w:rsidRPr="00F85361">
        <w:rPr>
          <w:rFonts w:ascii="Verdana" w:hAnsi="Verdana"/>
          <w:sz w:val="20"/>
          <w:szCs w:val="20"/>
        </w:rPr>
        <w:t xml:space="preserve"> K, Ladouceur E, Larson J, Martin S, et al. Facilitating comparable research in seedling functional ecology. Methods </w:t>
      </w:r>
      <w:proofErr w:type="spellStart"/>
      <w:r w:rsidRPr="00F85361">
        <w:rPr>
          <w:rFonts w:ascii="Verdana" w:hAnsi="Verdana"/>
          <w:sz w:val="20"/>
          <w:szCs w:val="20"/>
        </w:rPr>
        <w:t>Ecol</w:t>
      </w:r>
      <w:proofErr w:type="spellEnd"/>
      <w:r w:rsidRPr="00F85361">
        <w:rPr>
          <w:rFonts w:ascii="Verdana" w:hAnsi="Verdana"/>
          <w:sz w:val="20"/>
          <w:szCs w:val="20"/>
        </w:rPr>
        <w:t xml:space="preserve"> </w:t>
      </w:r>
      <w:proofErr w:type="spellStart"/>
      <w:r w:rsidRPr="00F85361">
        <w:rPr>
          <w:rFonts w:ascii="Verdana" w:hAnsi="Verdana"/>
          <w:sz w:val="20"/>
          <w:szCs w:val="20"/>
        </w:rPr>
        <w:t>Evol</w:t>
      </w:r>
      <w:proofErr w:type="spellEnd"/>
      <w:r w:rsidRPr="00F85361">
        <w:rPr>
          <w:rFonts w:ascii="Verdana" w:hAnsi="Verdana"/>
          <w:sz w:val="20"/>
          <w:szCs w:val="20"/>
        </w:rPr>
        <w:t>. 2024;15(3):464–76.</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47. Weiss S, Xu ZZ, </w:t>
      </w:r>
      <w:proofErr w:type="spellStart"/>
      <w:r w:rsidRPr="00F85361">
        <w:rPr>
          <w:rFonts w:ascii="Verdana" w:hAnsi="Verdana"/>
          <w:sz w:val="20"/>
          <w:szCs w:val="20"/>
        </w:rPr>
        <w:t>Peddada</w:t>
      </w:r>
      <w:proofErr w:type="spellEnd"/>
      <w:r w:rsidRPr="00F85361">
        <w:rPr>
          <w:rFonts w:ascii="Verdana" w:hAnsi="Verdana"/>
          <w:sz w:val="20"/>
          <w:szCs w:val="20"/>
        </w:rPr>
        <w:t xml:space="preserve"> S, Amir A, </w:t>
      </w:r>
      <w:proofErr w:type="spellStart"/>
      <w:r w:rsidRPr="00F85361">
        <w:rPr>
          <w:rFonts w:ascii="Verdana" w:hAnsi="Verdana"/>
          <w:sz w:val="20"/>
          <w:szCs w:val="20"/>
        </w:rPr>
        <w:t>Bittinger</w:t>
      </w:r>
      <w:proofErr w:type="spellEnd"/>
      <w:r w:rsidRPr="00F85361">
        <w:rPr>
          <w:rFonts w:ascii="Verdana" w:hAnsi="Verdana"/>
          <w:sz w:val="20"/>
          <w:szCs w:val="20"/>
        </w:rPr>
        <w:t xml:space="preserve"> K, Gonzalez A, et al. Normalization and microbial differential abundance strategies depend upon data characteristics. Microbiome. 2017;5(1):27.</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48. Schloss PD. Rarefaction is currently the best approach to control for uneven sequencing effort in amplicon sequence analyses. </w:t>
      </w:r>
      <w:proofErr w:type="spellStart"/>
      <w:r w:rsidRPr="00F85361">
        <w:rPr>
          <w:rFonts w:ascii="Verdana" w:hAnsi="Verdana"/>
          <w:sz w:val="20"/>
          <w:szCs w:val="20"/>
        </w:rPr>
        <w:t>mSphere</w:t>
      </w:r>
      <w:proofErr w:type="spellEnd"/>
      <w:r w:rsidRPr="00F85361">
        <w:rPr>
          <w:rFonts w:ascii="Verdana" w:hAnsi="Verdana"/>
          <w:sz w:val="20"/>
          <w:szCs w:val="20"/>
        </w:rPr>
        <w:t>. 2024;9(2):e00354-23.</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49. </w:t>
      </w:r>
      <w:proofErr w:type="spellStart"/>
      <w:r w:rsidRPr="00F85361">
        <w:rPr>
          <w:rFonts w:ascii="Verdana" w:hAnsi="Verdana"/>
          <w:sz w:val="20"/>
          <w:szCs w:val="20"/>
        </w:rPr>
        <w:t>Bullington</w:t>
      </w:r>
      <w:proofErr w:type="spellEnd"/>
      <w:r w:rsidRPr="00F85361">
        <w:rPr>
          <w:rFonts w:ascii="Verdana" w:hAnsi="Verdana"/>
          <w:sz w:val="20"/>
          <w:szCs w:val="20"/>
        </w:rPr>
        <w:t xml:space="preserve"> LS, Lekberg Y, Larkin BG. Insufficient sampling constrains our characterization of plant microbiomes. Sci Rep. 2021;11:3645.</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50. </w:t>
      </w:r>
      <w:proofErr w:type="spellStart"/>
      <w:r w:rsidRPr="00F85361">
        <w:rPr>
          <w:rFonts w:ascii="Verdana" w:hAnsi="Verdana"/>
          <w:sz w:val="20"/>
          <w:szCs w:val="20"/>
        </w:rPr>
        <w:t>Dutkiewicz</w:t>
      </w:r>
      <w:proofErr w:type="spellEnd"/>
      <w:r w:rsidRPr="00F85361">
        <w:rPr>
          <w:rFonts w:ascii="Verdana" w:hAnsi="Verdana"/>
          <w:sz w:val="20"/>
          <w:szCs w:val="20"/>
        </w:rPr>
        <w:t xml:space="preserve"> J, </w:t>
      </w:r>
      <w:proofErr w:type="spellStart"/>
      <w:r w:rsidRPr="00F85361">
        <w:rPr>
          <w:rFonts w:ascii="Verdana" w:hAnsi="Verdana"/>
          <w:sz w:val="20"/>
          <w:szCs w:val="20"/>
        </w:rPr>
        <w:t>Mackiewicz</w:t>
      </w:r>
      <w:proofErr w:type="spellEnd"/>
      <w:r w:rsidRPr="00F85361">
        <w:rPr>
          <w:rFonts w:ascii="Verdana" w:hAnsi="Verdana"/>
          <w:sz w:val="20"/>
          <w:szCs w:val="20"/>
        </w:rPr>
        <w:t xml:space="preserve"> B, </w:t>
      </w:r>
      <w:proofErr w:type="spellStart"/>
      <w:r w:rsidRPr="00F85361">
        <w:rPr>
          <w:rFonts w:ascii="Verdana" w:hAnsi="Verdana"/>
          <w:sz w:val="20"/>
          <w:szCs w:val="20"/>
        </w:rPr>
        <w:t>Lemieszek</w:t>
      </w:r>
      <w:proofErr w:type="spellEnd"/>
      <w:r w:rsidRPr="00F85361">
        <w:rPr>
          <w:rFonts w:ascii="Verdana" w:hAnsi="Verdana"/>
          <w:sz w:val="20"/>
          <w:szCs w:val="20"/>
        </w:rPr>
        <w:t xml:space="preserve"> MK, </w:t>
      </w:r>
      <w:proofErr w:type="spellStart"/>
      <w:r w:rsidRPr="00F85361">
        <w:rPr>
          <w:rFonts w:ascii="Verdana" w:hAnsi="Verdana"/>
          <w:sz w:val="20"/>
          <w:szCs w:val="20"/>
        </w:rPr>
        <w:t>Golec</w:t>
      </w:r>
      <w:proofErr w:type="spellEnd"/>
      <w:r w:rsidRPr="00F85361">
        <w:rPr>
          <w:rFonts w:ascii="Verdana" w:hAnsi="Verdana"/>
          <w:sz w:val="20"/>
          <w:szCs w:val="20"/>
        </w:rPr>
        <w:t xml:space="preserve"> M, </w:t>
      </w:r>
      <w:proofErr w:type="spellStart"/>
      <w:r w:rsidRPr="00F85361">
        <w:rPr>
          <w:rFonts w:ascii="Verdana" w:hAnsi="Verdana"/>
          <w:sz w:val="20"/>
          <w:szCs w:val="20"/>
        </w:rPr>
        <w:t>Milanowski</w:t>
      </w:r>
      <w:proofErr w:type="spellEnd"/>
      <w:r w:rsidRPr="00F85361">
        <w:rPr>
          <w:rFonts w:ascii="Verdana" w:hAnsi="Verdana"/>
          <w:sz w:val="20"/>
          <w:szCs w:val="20"/>
        </w:rPr>
        <w:t xml:space="preserve"> J. </w:t>
      </w:r>
      <w:proofErr w:type="spellStart"/>
      <w:r w:rsidRPr="00F85361">
        <w:rPr>
          <w:rFonts w:ascii="Verdana" w:hAnsi="Verdana"/>
          <w:sz w:val="20"/>
          <w:szCs w:val="20"/>
        </w:rPr>
        <w:t>Pantoea</w:t>
      </w:r>
      <w:proofErr w:type="spellEnd"/>
      <w:r w:rsidRPr="00F85361">
        <w:rPr>
          <w:rFonts w:ascii="Verdana" w:hAnsi="Verdana"/>
          <w:sz w:val="20"/>
          <w:szCs w:val="20"/>
        </w:rPr>
        <w:t xml:space="preserve"> </w:t>
      </w:r>
      <w:proofErr w:type="spellStart"/>
      <w:r w:rsidRPr="00F85361">
        <w:rPr>
          <w:rFonts w:ascii="Verdana" w:hAnsi="Verdana"/>
          <w:sz w:val="20"/>
          <w:szCs w:val="20"/>
        </w:rPr>
        <w:t>agglomerans</w:t>
      </w:r>
      <w:proofErr w:type="spellEnd"/>
      <w:r w:rsidRPr="00F85361">
        <w:rPr>
          <w:rFonts w:ascii="Verdana" w:hAnsi="Verdana"/>
          <w:sz w:val="20"/>
          <w:szCs w:val="20"/>
        </w:rPr>
        <w:t>: a mysterious bacterium of evil and good. Part IV. Beneficial effects. Ann Agric Environ Med. 2016;23(2):206–22.</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51. </w:t>
      </w:r>
      <w:proofErr w:type="spellStart"/>
      <w:r w:rsidRPr="00F85361">
        <w:rPr>
          <w:rFonts w:ascii="Verdana" w:hAnsi="Verdana"/>
          <w:sz w:val="20"/>
          <w:szCs w:val="20"/>
        </w:rPr>
        <w:t>Petrović</w:t>
      </w:r>
      <w:proofErr w:type="spellEnd"/>
      <w:r w:rsidRPr="00F85361">
        <w:rPr>
          <w:rFonts w:ascii="Verdana" w:hAnsi="Verdana"/>
          <w:sz w:val="20"/>
          <w:szCs w:val="20"/>
        </w:rPr>
        <w:t xml:space="preserve"> M, </w:t>
      </w:r>
      <w:proofErr w:type="spellStart"/>
      <w:r w:rsidRPr="00F85361">
        <w:rPr>
          <w:rFonts w:ascii="Verdana" w:hAnsi="Verdana"/>
          <w:sz w:val="20"/>
          <w:szCs w:val="20"/>
        </w:rPr>
        <w:t>Janakiev</w:t>
      </w:r>
      <w:proofErr w:type="spellEnd"/>
      <w:r w:rsidRPr="00F85361">
        <w:rPr>
          <w:rFonts w:ascii="Verdana" w:hAnsi="Verdana"/>
          <w:sz w:val="20"/>
          <w:szCs w:val="20"/>
        </w:rPr>
        <w:t xml:space="preserve"> T, </w:t>
      </w:r>
      <w:proofErr w:type="spellStart"/>
      <w:r w:rsidRPr="00F85361">
        <w:rPr>
          <w:rFonts w:ascii="Verdana" w:hAnsi="Verdana"/>
          <w:sz w:val="20"/>
          <w:szCs w:val="20"/>
        </w:rPr>
        <w:t>Grbić</w:t>
      </w:r>
      <w:proofErr w:type="spellEnd"/>
      <w:r w:rsidRPr="00F85361">
        <w:rPr>
          <w:rFonts w:ascii="Verdana" w:hAnsi="Verdana"/>
          <w:sz w:val="20"/>
          <w:szCs w:val="20"/>
        </w:rPr>
        <w:t xml:space="preserve"> ML, </w:t>
      </w:r>
      <w:proofErr w:type="spellStart"/>
      <w:r w:rsidRPr="00F85361">
        <w:rPr>
          <w:rFonts w:ascii="Verdana" w:hAnsi="Verdana"/>
          <w:sz w:val="20"/>
          <w:szCs w:val="20"/>
        </w:rPr>
        <w:t>Unković</w:t>
      </w:r>
      <w:proofErr w:type="spellEnd"/>
      <w:r w:rsidRPr="00F85361">
        <w:rPr>
          <w:rFonts w:ascii="Verdana" w:hAnsi="Verdana"/>
          <w:sz w:val="20"/>
          <w:szCs w:val="20"/>
        </w:rPr>
        <w:t xml:space="preserve"> N, </w:t>
      </w:r>
      <w:proofErr w:type="spellStart"/>
      <w:r w:rsidRPr="00F85361">
        <w:rPr>
          <w:rFonts w:ascii="Verdana" w:hAnsi="Verdana"/>
          <w:sz w:val="20"/>
          <w:szCs w:val="20"/>
        </w:rPr>
        <w:t>Stević</w:t>
      </w:r>
      <w:proofErr w:type="spellEnd"/>
      <w:r w:rsidRPr="00F85361">
        <w:rPr>
          <w:rFonts w:ascii="Verdana" w:hAnsi="Verdana"/>
          <w:sz w:val="20"/>
          <w:szCs w:val="20"/>
        </w:rPr>
        <w:t xml:space="preserve"> T, </w:t>
      </w:r>
      <w:proofErr w:type="spellStart"/>
      <w:r w:rsidRPr="00F85361">
        <w:rPr>
          <w:rFonts w:ascii="Verdana" w:hAnsi="Verdana"/>
          <w:sz w:val="20"/>
          <w:szCs w:val="20"/>
        </w:rPr>
        <w:t>Vukićević</w:t>
      </w:r>
      <w:proofErr w:type="spellEnd"/>
      <w:r w:rsidRPr="00F85361">
        <w:rPr>
          <w:rFonts w:ascii="Verdana" w:hAnsi="Verdana"/>
          <w:sz w:val="20"/>
          <w:szCs w:val="20"/>
        </w:rPr>
        <w:t xml:space="preserve"> S, et al. Insights into endophytic and </w:t>
      </w:r>
      <w:proofErr w:type="spellStart"/>
      <w:r w:rsidRPr="00F85361">
        <w:rPr>
          <w:rFonts w:ascii="Verdana" w:hAnsi="Verdana"/>
          <w:sz w:val="20"/>
          <w:szCs w:val="20"/>
        </w:rPr>
        <w:t>rhizospheric</w:t>
      </w:r>
      <w:proofErr w:type="spellEnd"/>
      <w:r w:rsidRPr="00F85361">
        <w:rPr>
          <w:rFonts w:ascii="Verdana" w:hAnsi="Verdana"/>
          <w:sz w:val="20"/>
          <w:szCs w:val="20"/>
        </w:rPr>
        <w:t xml:space="preserve"> bacteria of five sugar beet hybrids in terms of their diversity, plant-growth promoting, and biocontrol properties. </w:t>
      </w:r>
      <w:proofErr w:type="spellStart"/>
      <w:r w:rsidRPr="00F85361">
        <w:rPr>
          <w:rFonts w:ascii="Verdana" w:hAnsi="Verdana"/>
          <w:sz w:val="20"/>
          <w:szCs w:val="20"/>
        </w:rPr>
        <w:t>Microb</w:t>
      </w:r>
      <w:proofErr w:type="spellEnd"/>
      <w:r w:rsidRPr="00F85361">
        <w:rPr>
          <w:rFonts w:ascii="Verdana" w:hAnsi="Verdana"/>
          <w:sz w:val="20"/>
          <w:szCs w:val="20"/>
        </w:rPr>
        <w:t xml:space="preserve"> Ecol. 2024;87(1):19.</w:t>
      </w:r>
    </w:p>
    <w:p w:rsidR="00015D8D" w:rsidRPr="00F85361" w:rsidRDefault="00000000" w:rsidP="00F85361">
      <w:pPr>
        <w:spacing w:before="40" w:after="60" w:line="276" w:lineRule="auto"/>
        <w:rPr>
          <w:rFonts w:ascii="Verdana" w:hAnsi="Verdana"/>
        </w:rPr>
      </w:pPr>
      <w:r w:rsidRPr="00F85361">
        <w:rPr>
          <w:rFonts w:ascii="Verdana" w:hAnsi="Verdana"/>
          <w:sz w:val="20"/>
          <w:szCs w:val="20"/>
        </w:rPr>
        <w:lastRenderedPageBreak/>
        <w:t xml:space="preserve">52. Asaf S, </w:t>
      </w:r>
      <w:proofErr w:type="spellStart"/>
      <w:r w:rsidRPr="00F85361">
        <w:rPr>
          <w:rFonts w:ascii="Verdana" w:hAnsi="Verdana"/>
          <w:sz w:val="20"/>
          <w:szCs w:val="20"/>
        </w:rPr>
        <w:t>Numan</w:t>
      </w:r>
      <w:proofErr w:type="spellEnd"/>
      <w:r w:rsidRPr="00F85361">
        <w:rPr>
          <w:rFonts w:ascii="Verdana" w:hAnsi="Verdana"/>
          <w:sz w:val="20"/>
          <w:szCs w:val="20"/>
        </w:rPr>
        <w:t xml:space="preserve"> M, Khan A, Al-</w:t>
      </w:r>
      <w:proofErr w:type="spellStart"/>
      <w:r w:rsidRPr="00F85361">
        <w:rPr>
          <w:rFonts w:ascii="Verdana" w:hAnsi="Verdana"/>
          <w:sz w:val="20"/>
          <w:szCs w:val="20"/>
        </w:rPr>
        <w:t>Harrasi</w:t>
      </w:r>
      <w:proofErr w:type="spellEnd"/>
      <w:r w:rsidRPr="00F85361">
        <w:rPr>
          <w:rFonts w:ascii="Verdana" w:hAnsi="Verdana"/>
          <w:sz w:val="20"/>
          <w:szCs w:val="20"/>
        </w:rPr>
        <w:t xml:space="preserve"> A. Sphingomonas: from diversity and genomics to functional role in environmental remediation and plant growth. Crit Rev </w:t>
      </w:r>
      <w:proofErr w:type="spellStart"/>
      <w:r w:rsidRPr="00F85361">
        <w:rPr>
          <w:rFonts w:ascii="Verdana" w:hAnsi="Verdana"/>
          <w:sz w:val="20"/>
          <w:szCs w:val="20"/>
        </w:rPr>
        <w:t>Biotechnol</w:t>
      </w:r>
      <w:proofErr w:type="spellEnd"/>
      <w:r w:rsidRPr="00F85361">
        <w:rPr>
          <w:rFonts w:ascii="Verdana" w:hAnsi="Verdana"/>
          <w:sz w:val="20"/>
          <w:szCs w:val="20"/>
        </w:rPr>
        <w:t>. 2020;40:1–15.</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53. Kundu M. Bioinoculants: a sustainable tool for enhancement of productivity and nutritional quality in horticultural crops. In: Bio-Inoculants in Horticultural Crops. Woodhead Publishing; 2024. p. 373–408.</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54. Afridi MS, Ali S, Salam A, Terra WC, Hafeez A, et al. Plant Microbiome Engineering: Hopes or Hypes. Biology. 2022;11(12):1782.</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55. </w:t>
      </w:r>
      <w:proofErr w:type="spellStart"/>
      <w:r w:rsidRPr="00F85361">
        <w:rPr>
          <w:rFonts w:ascii="Verdana" w:hAnsi="Verdana"/>
          <w:sz w:val="20"/>
          <w:szCs w:val="20"/>
        </w:rPr>
        <w:t>Arif</w:t>
      </w:r>
      <w:proofErr w:type="spellEnd"/>
      <w:r w:rsidRPr="00F85361">
        <w:rPr>
          <w:rFonts w:ascii="Verdana" w:hAnsi="Verdana"/>
          <w:sz w:val="20"/>
          <w:szCs w:val="20"/>
        </w:rPr>
        <w:t xml:space="preserve"> I, Batool M, Schenk PM. Plant Microbiome Engineering: Expected Benefits for Improved Crop Growth and Resilience. Trends </w:t>
      </w:r>
      <w:proofErr w:type="spellStart"/>
      <w:r w:rsidRPr="00F85361">
        <w:rPr>
          <w:rFonts w:ascii="Verdana" w:hAnsi="Verdana"/>
          <w:sz w:val="20"/>
          <w:szCs w:val="20"/>
        </w:rPr>
        <w:t>Biotechnol</w:t>
      </w:r>
      <w:proofErr w:type="spellEnd"/>
      <w:r w:rsidRPr="00F85361">
        <w:rPr>
          <w:rFonts w:ascii="Verdana" w:hAnsi="Verdana"/>
          <w:sz w:val="20"/>
          <w:szCs w:val="20"/>
        </w:rPr>
        <w:t>. 2020;38(12):1385–96.</w:t>
      </w:r>
    </w:p>
    <w:p w:rsidR="00015D8D" w:rsidRPr="00F85361" w:rsidRDefault="00000000" w:rsidP="00F85361">
      <w:pPr>
        <w:spacing w:before="40" w:after="60" w:line="276" w:lineRule="auto"/>
        <w:rPr>
          <w:rFonts w:ascii="Verdana" w:hAnsi="Verdana"/>
        </w:rPr>
      </w:pPr>
      <w:r w:rsidRPr="00F85361">
        <w:rPr>
          <w:rFonts w:ascii="Verdana" w:hAnsi="Verdana"/>
          <w:sz w:val="20"/>
          <w:szCs w:val="20"/>
        </w:rPr>
        <w:t xml:space="preserve">56. </w:t>
      </w:r>
      <w:proofErr w:type="spellStart"/>
      <w:r w:rsidRPr="00F85361">
        <w:rPr>
          <w:rFonts w:ascii="Verdana" w:hAnsi="Verdana"/>
          <w:sz w:val="20"/>
          <w:szCs w:val="20"/>
        </w:rPr>
        <w:t>Hoefle</w:t>
      </w:r>
      <w:proofErr w:type="spellEnd"/>
      <w:r w:rsidRPr="00F85361">
        <w:rPr>
          <w:rFonts w:ascii="Verdana" w:hAnsi="Verdana"/>
          <w:sz w:val="20"/>
          <w:szCs w:val="20"/>
        </w:rPr>
        <w:t xml:space="preserve"> D, Sommer M, Wassermann B, </w:t>
      </w:r>
      <w:proofErr w:type="spellStart"/>
      <w:r w:rsidRPr="00F85361">
        <w:rPr>
          <w:rFonts w:ascii="Verdana" w:hAnsi="Verdana"/>
          <w:sz w:val="20"/>
          <w:szCs w:val="20"/>
        </w:rPr>
        <w:t>Faticov</w:t>
      </w:r>
      <w:proofErr w:type="spellEnd"/>
      <w:r w:rsidRPr="00F85361">
        <w:rPr>
          <w:rFonts w:ascii="Verdana" w:hAnsi="Verdana"/>
          <w:sz w:val="20"/>
          <w:szCs w:val="20"/>
        </w:rPr>
        <w:t xml:space="preserve"> M, Serra D, Berg G, et al. Oak seedling microbiome assembly under climate warming and drought. Environ Microbiome. 2024;19(1):62.</w:t>
      </w:r>
    </w:p>
    <w:p w:rsidR="00015D8D" w:rsidRPr="00F85361" w:rsidRDefault="00000000" w:rsidP="00F85361">
      <w:pPr>
        <w:spacing w:line="276" w:lineRule="auto"/>
        <w:rPr>
          <w:rFonts w:ascii="Verdana" w:hAnsi="Verdana"/>
        </w:rPr>
      </w:pPr>
      <w:r w:rsidRPr="00F85361">
        <w:rPr>
          <w:rFonts w:ascii="Verdana" w:hAnsi="Verdana"/>
        </w:rPr>
        <w:br w:type="page"/>
      </w:r>
    </w:p>
    <w:p w:rsidR="00015D8D" w:rsidRPr="00F85361" w:rsidRDefault="00000000" w:rsidP="00F85361">
      <w:pPr>
        <w:pStyle w:val="Heading1"/>
        <w:spacing w:line="276" w:lineRule="auto"/>
        <w:rPr>
          <w:rFonts w:ascii="Verdana" w:hAnsi="Verdana"/>
        </w:rPr>
      </w:pPr>
      <w:r w:rsidRPr="00F85361">
        <w:rPr>
          <w:rFonts w:ascii="Verdana" w:hAnsi="Verdana"/>
        </w:rPr>
        <w:lastRenderedPageBreak/>
        <w:t>Figure legends</w:t>
      </w:r>
    </w:p>
    <w:p w:rsidR="00015D8D" w:rsidRPr="00F85361" w:rsidRDefault="00000000" w:rsidP="00F85361">
      <w:pPr>
        <w:spacing w:before="80" w:after="120" w:line="276" w:lineRule="auto"/>
        <w:jc w:val="both"/>
        <w:rPr>
          <w:rFonts w:ascii="Verdana" w:hAnsi="Verdana"/>
        </w:rPr>
      </w:pPr>
      <w:r w:rsidRPr="00F85361">
        <w:rPr>
          <w:rFonts w:ascii="Verdana" w:hAnsi="Verdana"/>
          <w:b/>
          <w:bCs/>
        </w:rPr>
        <w:t xml:space="preserve">Figure 1. </w:t>
      </w:r>
      <w:r w:rsidRPr="00F85361">
        <w:rPr>
          <w:rFonts w:ascii="Verdana" w:hAnsi="Verdana"/>
        </w:rPr>
        <w:t>Dataset scope and sequencing-depth overview. Summary of retained samples by study, host species, geography, and developmental stage. Per-sample read depth distribution (Supplementary Figure 1) is reported separately.</w:t>
      </w:r>
    </w:p>
    <w:p w:rsidR="00015D8D" w:rsidRPr="00F85361" w:rsidRDefault="00000000" w:rsidP="00F85361">
      <w:pPr>
        <w:spacing w:before="80" w:after="120" w:line="276" w:lineRule="auto"/>
        <w:jc w:val="both"/>
        <w:rPr>
          <w:rFonts w:ascii="Verdana" w:hAnsi="Verdana"/>
        </w:rPr>
      </w:pPr>
      <w:r w:rsidRPr="00F85361">
        <w:rPr>
          <w:rFonts w:ascii="Verdana" w:hAnsi="Verdana"/>
          <w:b/>
          <w:bCs/>
        </w:rPr>
        <w:t xml:space="preserve">Figure 2. </w:t>
      </w:r>
      <w:r w:rsidRPr="00F85361">
        <w:rPr>
          <w:rFonts w:ascii="Verdana" w:hAnsi="Verdana"/>
        </w:rPr>
        <w:t xml:space="preserve">Dominant taxonomic composition across the dataset. Relative abundance of the top bacterial phyla, faceted by study, host species, and developmental stage (top_phyla_composition.tiff). Proteobacteria, Firmicutes, and </w:t>
      </w:r>
      <w:proofErr w:type="spellStart"/>
      <w:r w:rsidRPr="00F85361">
        <w:rPr>
          <w:rFonts w:ascii="Verdana" w:hAnsi="Verdana"/>
        </w:rPr>
        <w:t>Actinobacteriota</w:t>
      </w:r>
      <w:proofErr w:type="spellEnd"/>
      <w:r w:rsidRPr="00F85361">
        <w:rPr>
          <w:rFonts w:ascii="Verdana" w:hAnsi="Verdana"/>
        </w:rPr>
        <w:t xml:space="preserve"> together account for &gt;97% of the mean relative abundance across samples.</w:t>
      </w:r>
    </w:p>
    <w:p w:rsidR="00015D8D" w:rsidRPr="00F85361" w:rsidRDefault="00000000" w:rsidP="00F85361">
      <w:pPr>
        <w:spacing w:before="80" w:after="120" w:line="276" w:lineRule="auto"/>
        <w:jc w:val="both"/>
        <w:rPr>
          <w:rFonts w:ascii="Verdana" w:hAnsi="Verdana"/>
        </w:rPr>
      </w:pPr>
      <w:r w:rsidRPr="00F85361">
        <w:rPr>
          <w:rFonts w:ascii="Verdana" w:hAnsi="Verdana"/>
          <w:b/>
          <w:bCs/>
        </w:rPr>
        <w:t xml:space="preserve">Figure 3. </w:t>
      </w:r>
      <w:r w:rsidRPr="00F85361">
        <w:rPr>
          <w:rFonts w:ascii="Verdana" w:hAnsi="Verdana"/>
        </w:rPr>
        <w:t>Alpha diversity by developmental stage. Observed richness and Shannon index, faceted by host species and cultivar (alpha_combined.tiff). Within-sample diversity differs significantly between seeds and seedlings (Kruskal–Wallis, Shannon p = 6.3 × 10</w:t>
      </w:r>
      <w:r w:rsidRPr="00F85361">
        <w:rPr>
          <w:rFonts w:ascii="Cambria Math" w:hAnsi="Cambria Math" w:cs="Cambria Math"/>
        </w:rPr>
        <w:t>⁻</w:t>
      </w:r>
      <w:r w:rsidRPr="00F85361">
        <w:rPr>
          <w:rFonts w:ascii="Verdana" w:hAnsi="Verdana"/>
        </w:rPr>
        <w:t>¹</w:t>
      </w:r>
      <w:r w:rsidRPr="00F85361">
        <w:rPr>
          <w:rFonts w:ascii="Cambria Math" w:hAnsi="Cambria Math" w:cs="Cambria Math"/>
        </w:rPr>
        <w:t>⁰</w:t>
      </w:r>
      <w:r w:rsidRPr="00F85361">
        <w:rPr>
          <w:rFonts w:ascii="Verdana" w:hAnsi="Verdana"/>
        </w:rPr>
        <w:t>), but host-species and cultivar effects on alpha diversity are substantially larger.</w:t>
      </w:r>
    </w:p>
    <w:p w:rsidR="00015D8D" w:rsidRPr="00F85361" w:rsidRDefault="00000000" w:rsidP="00F85361">
      <w:pPr>
        <w:spacing w:before="80" w:after="120" w:line="276" w:lineRule="auto"/>
        <w:jc w:val="both"/>
        <w:rPr>
          <w:rFonts w:ascii="Verdana" w:hAnsi="Verdana"/>
        </w:rPr>
      </w:pPr>
      <w:r w:rsidRPr="00F85361">
        <w:rPr>
          <w:rFonts w:ascii="Verdana" w:hAnsi="Verdana"/>
          <w:b/>
          <w:bCs/>
        </w:rPr>
        <w:t xml:space="preserve">Figure 4. </w:t>
      </w:r>
      <w:r w:rsidRPr="00F85361">
        <w:rPr>
          <w:rFonts w:ascii="Verdana" w:hAnsi="Verdana"/>
        </w:rPr>
        <w:t xml:space="preserve">Beta diversity ordination. </w:t>
      </w:r>
      <w:proofErr w:type="spellStart"/>
      <w:r w:rsidRPr="00F85361">
        <w:rPr>
          <w:rFonts w:ascii="Verdana" w:hAnsi="Verdana"/>
        </w:rPr>
        <w:t>PCoA</w:t>
      </w:r>
      <w:proofErr w:type="spellEnd"/>
      <w:r w:rsidRPr="00F85361">
        <w:rPr>
          <w:rFonts w:ascii="Verdana" w:hAnsi="Verdana"/>
        </w:rPr>
        <w:t xml:space="preserve"> of Bray–</w:t>
      </w:r>
      <w:proofErr w:type="gramStart"/>
      <w:r w:rsidRPr="00F85361">
        <w:rPr>
          <w:rFonts w:ascii="Verdana" w:hAnsi="Verdana"/>
        </w:rPr>
        <w:t>Curtis</w:t>
      </w:r>
      <w:proofErr w:type="gramEnd"/>
      <w:r w:rsidRPr="00F85361">
        <w:rPr>
          <w:rFonts w:ascii="Verdana" w:hAnsi="Verdana"/>
        </w:rPr>
        <w:t xml:space="preserve"> dissimilarities computed at the genus level (pcoa_bray_genus.tiff). Host species and cultivar drive the dominant axes of variation; developmental-stage separation appears as secondary structure within each host. PERMANOVA and PERMDISP statistics are reported in Table 4.</w:t>
      </w:r>
    </w:p>
    <w:p w:rsidR="00015D8D" w:rsidRPr="00F85361" w:rsidRDefault="00000000" w:rsidP="00F85361">
      <w:pPr>
        <w:spacing w:before="80" w:after="120" w:line="276" w:lineRule="auto"/>
        <w:jc w:val="both"/>
        <w:rPr>
          <w:rFonts w:ascii="Verdana" w:hAnsi="Verdana"/>
        </w:rPr>
      </w:pPr>
      <w:r w:rsidRPr="00F85361">
        <w:rPr>
          <w:rFonts w:ascii="Verdana" w:hAnsi="Verdana"/>
          <w:b/>
          <w:bCs/>
        </w:rPr>
        <w:t xml:space="preserve">Figure 5. </w:t>
      </w:r>
      <w:r w:rsidRPr="00F85361">
        <w:rPr>
          <w:rFonts w:ascii="Verdana" w:hAnsi="Verdana"/>
        </w:rPr>
        <w:t>Core and flexible microbiome structure. Abundance-by-occupancy core-microbiome plot (core_microbiome_abundance_occupancy.tiff). Threshold values for the stable abundance-occupancy fraction are reported in the same panel.</w:t>
      </w:r>
    </w:p>
    <w:p w:rsidR="00015D8D" w:rsidRPr="00F85361" w:rsidRDefault="00000000" w:rsidP="00F85361">
      <w:pPr>
        <w:spacing w:before="80" w:after="120" w:line="276" w:lineRule="auto"/>
        <w:jc w:val="both"/>
        <w:rPr>
          <w:rFonts w:ascii="Verdana" w:hAnsi="Verdana"/>
        </w:rPr>
      </w:pPr>
      <w:r w:rsidRPr="00F85361">
        <w:rPr>
          <w:rFonts w:ascii="Verdana" w:hAnsi="Verdana"/>
          <w:b/>
          <w:bCs/>
        </w:rPr>
        <w:t xml:space="preserve">Figure 6. </w:t>
      </w:r>
      <w:r w:rsidRPr="00F85361">
        <w:rPr>
          <w:rFonts w:ascii="Verdana" w:hAnsi="Verdana"/>
        </w:rPr>
        <w:t xml:space="preserve">Indicator taxa for the seed-to-seedling transition (indicator_species_plot.tiff). ASVs assigned to </w:t>
      </w:r>
      <w:proofErr w:type="spellStart"/>
      <w:r w:rsidRPr="00F85361">
        <w:rPr>
          <w:rFonts w:ascii="Verdana" w:hAnsi="Verdana"/>
        </w:rPr>
        <w:t>Pantoea</w:t>
      </w:r>
      <w:proofErr w:type="spellEnd"/>
      <w:r w:rsidRPr="00F85361">
        <w:rPr>
          <w:rFonts w:ascii="Verdana" w:hAnsi="Verdana"/>
        </w:rPr>
        <w:t xml:space="preserve">, Enterobacter, </w:t>
      </w:r>
      <w:proofErr w:type="spellStart"/>
      <w:r w:rsidRPr="00F85361">
        <w:rPr>
          <w:rFonts w:ascii="Verdana" w:hAnsi="Verdana"/>
        </w:rPr>
        <w:t>Kosakonia</w:t>
      </w:r>
      <w:proofErr w:type="spellEnd"/>
      <w:r w:rsidRPr="00F85361">
        <w:rPr>
          <w:rFonts w:ascii="Verdana" w:hAnsi="Verdana"/>
        </w:rPr>
        <w:t xml:space="preserve">, and Pseudomonas are indicators of the seedling stage; ASVs assigned to </w:t>
      </w:r>
      <w:proofErr w:type="spellStart"/>
      <w:r w:rsidRPr="00F85361">
        <w:rPr>
          <w:rFonts w:ascii="Verdana" w:hAnsi="Verdana"/>
        </w:rPr>
        <w:t>Exiguobacterium</w:t>
      </w:r>
      <w:proofErr w:type="spellEnd"/>
      <w:r w:rsidRPr="00F85361">
        <w:rPr>
          <w:rFonts w:ascii="Verdana" w:hAnsi="Verdana"/>
        </w:rPr>
        <w:t xml:space="preserve"> and Erwinia are indicators of the seed stage (all p = 0.001 from multilevel pattern analysis).</w:t>
      </w:r>
    </w:p>
    <w:p w:rsidR="00015D8D" w:rsidRPr="00F85361" w:rsidRDefault="00000000" w:rsidP="00F85361">
      <w:pPr>
        <w:spacing w:line="276" w:lineRule="auto"/>
        <w:rPr>
          <w:rFonts w:ascii="Verdana" w:hAnsi="Verdana"/>
        </w:rPr>
      </w:pPr>
      <w:r w:rsidRPr="00F85361">
        <w:rPr>
          <w:rFonts w:ascii="Verdana" w:hAnsi="Verdana"/>
        </w:rPr>
        <w:br w:type="page"/>
      </w:r>
    </w:p>
    <w:p w:rsidR="00015D8D" w:rsidRPr="00F85361" w:rsidRDefault="00000000" w:rsidP="00F85361">
      <w:pPr>
        <w:pStyle w:val="Heading1"/>
        <w:spacing w:line="276" w:lineRule="auto"/>
        <w:rPr>
          <w:rFonts w:ascii="Verdana" w:hAnsi="Verdana"/>
        </w:rPr>
      </w:pPr>
      <w:r w:rsidRPr="00F85361">
        <w:rPr>
          <w:rFonts w:ascii="Verdana" w:hAnsi="Verdana"/>
        </w:rPr>
        <w:lastRenderedPageBreak/>
        <w:t>Tables</w:t>
      </w:r>
    </w:p>
    <w:p w:rsidR="00015D8D" w:rsidRPr="00F85361" w:rsidRDefault="00000000" w:rsidP="00F85361">
      <w:pPr>
        <w:spacing w:before="80" w:after="120" w:line="276" w:lineRule="auto"/>
        <w:jc w:val="both"/>
        <w:rPr>
          <w:rFonts w:ascii="Verdana" w:hAnsi="Verdana"/>
        </w:rPr>
      </w:pPr>
      <w:r w:rsidRPr="00F85361">
        <w:rPr>
          <w:rFonts w:ascii="Verdana" w:hAnsi="Verdana"/>
          <w:b/>
          <w:bCs/>
        </w:rPr>
        <w:t>Table 1.</w:t>
      </w:r>
      <w:r w:rsidRPr="00F85361">
        <w:rPr>
          <w:rFonts w:ascii="Verdana" w:hAnsi="Verdana"/>
        </w:rPr>
        <w:t xml:space="preserve"> Study-level sample audit. Retained samples per study, host species, geography, and developmental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7"/>
        <w:gridCol w:w="1955"/>
        <w:gridCol w:w="1698"/>
        <w:gridCol w:w="1900"/>
        <w:gridCol w:w="1210"/>
      </w:tblGrid>
      <w:tr w:rsidR="00015D8D" w:rsidRPr="00F85361">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Study</w:t>
            </w:r>
          </w:p>
        </w:tc>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Host species</w:t>
            </w:r>
          </w:p>
        </w:tc>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Geography</w:t>
            </w:r>
          </w:p>
        </w:tc>
        <w:tc>
          <w:tcPr>
            <w:tcW w:w="1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Stage</w:t>
            </w:r>
          </w:p>
        </w:tc>
        <w:tc>
          <w:tcPr>
            <w:tcW w:w="96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n samples</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PRJEB45079 (</w:t>
            </w:r>
            <w:proofErr w:type="spellStart"/>
            <w:r w:rsidRPr="00F85361">
              <w:rPr>
                <w:rFonts w:ascii="Verdana" w:hAnsi="Verdana"/>
                <w:sz w:val="20"/>
                <w:szCs w:val="20"/>
              </w:rPr>
              <w:t>Chesneau</w:t>
            </w:r>
            <w:proofErr w:type="spellEnd"/>
            <w:r w:rsidRPr="00F85361">
              <w:rPr>
                <w:rFonts w:ascii="Verdana" w:hAnsi="Verdana"/>
                <w:sz w:val="20"/>
                <w:szCs w:val="20"/>
              </w:rPr>
              <w:t xml:space="preserve">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Phaseolus vulgaris</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France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644</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PRJEB45079 (</w:t>
            </w:r>
            <w:proofErr w:type="spellStart"/>
            <w:r w:rsidRPr="00F85361">
              <w:rPr>
                <w:rFonts w:ascii="Verdana" w:hAnsi="Verdana"/>
                <w:sz w:val="20"/>
                <w:szCs w:val="20"/>
              </w:rPr>
              <w:t>Chesneau</w:t>
            </w:r>
            <w:proofErr w:type="spellEnd"/>
            <w:r w:rsidRPr="00F85361">
              <w:rPr>
                <w:rFonts w:ascii="Verdana" w:hAnsi="Verdana"/>
                <w:sz w:val="20"/>
                <w:szCs w:val="20"/>
              </w:rPr>
              <w:t xml:space="preserve">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Raphanus sativus</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France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637</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PRJNA810761</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 xml:space="preserve">Glycine </w:t>
            </w:r>
            <w:proofErr w:type="spellStart"/>
            <w:r w:rsidRPr="00F85361">
              <w:rPr>
                <w:rFonts w:ascii="Verdana" w:hAnsi="Verdana"/>
                <w:sz w:val="20"/>
                <w:szCs w:val="20"/>
              </w:rPr>
              <w:t>clandestina</w:t>
            </w:r>
            <w:proofErr w:type="spellEnd"/>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Australia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193</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PRJNA649549 (Nunes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 xml:space="preserve">Triticum </w:t>
            </w:r>
            <w:proofErr w:type="spellStart"/>
            <w:r w:rsidRPr="00F85361">
              <w:rPr>
                <w:rFonts w:ascii="Verdana" w:hAnsi="Verdana"/>
                <w:sz w:val="20"/>
                <w:szCs w:val="20"/>
              </w:rPr>
              <w:t>aestivum</w:t>
            </w:r>
            <w:proofErr w:type="spellEnd"/>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Denmark</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192</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PRJNA811248 (Chandel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 xml:space="preserve">Glycine </w:t>
            </w:r>
            <w:proofErr w:type="spellStart"/>
            <w:r w:rsidRPr="00F85361">
              <w:rPr>
                <w:rFonts w:ascii="Verdana" w:hAnsi="Verdana"/>
                <w:sz w:val="20"/>
                <w:szCs w:val="20"/>
              </w:rPr>
              <w:t>clandestina</w:t>
            </w:r>
            <w:proofErr w:type="spellEnd"/>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Australia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124</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PRJEB45079 (</w:t>
            </w:r>
            <w:proofErr w:type="spellStart"/>
            <w:r w:rsidRPr="00F85361">
              <w:rPr>
                <w:rFonts w:ascii="Verdana" w:hAnsi="Verdana"/>
                <w:sz w:val="20"/>
                <w:szCs w:val="20"/>
              </w:rPr>
              <w:t>Chesneau</w:t>
            </w:r>
            <w:proofErr w:type="spellEnd"/>
            <w:r w:rsidRPr="00F85361">
              <w:rPr>
                <w:rFonts w:ascii="Verdana" w:hAnsi="Verdana"/>
                <w:sz w:val="20"/>
                <w:szCs w:val="20"/>
              </w:rPr>
              <w:t xml:space="preserve">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Raphanus sativus</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France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87</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PRJEB45079 (</w:t>
            </w:r>
            <w:proofErr w:type="spellStart"/>
            <w:r w:rsidRPr="00F85361">
              <w:rPr>
                <w:rFonts w:ascii="Verdana" w:hAnsi="Verdana"/>
                <w:sz w:val="20"/>
                <w:szCs w:val="20"/>
              </w:rPr>
              <w:t>Chesneau</w:t>
            </w:r>
            <w:proofErr w:type="spellEnd"/>
            <w:r w:rsidRPr="00F85361">
              <w:rPr>
                <w:rFonts w:ascii="Verdana" w:hAnsi="Verdana"/>
                <w:sz w:val="20"/>
                <w:szCs w:val="20"/>
              </w:rPr>
              <w:t xml:space="preserve">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Phaseolus vulgaris</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France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82</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PRJNA811248 (Chandel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Glycine max</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Australia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53</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PRJNA649549 (Nunes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soil control</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Denmark</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soil</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48</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PRJNA784432 (Cui 2023)</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 xml:space="preserve">Triticum </w:t>
            </w:r>
            <w:proofErr w:type="spellStart"/>
            <w:r w:rsidRPr="00F85361">
              <w:rPr>
                <w:rFonts w:ascii="Verdana" w:hAnsi="Verdana"/>
                <w:sz w:val="20"/>
                <w:szCs w:val="20"/>
              </w:rPr>
              <w:t>aestivum</w:t>
            </w:r>
            <w:proofErr w:type="spellEnd"/>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China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47</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PRJNA735565 (Kim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Raphanus sativus</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South Korea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30</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PRJNA735565 (Kim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Medicago sativa</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South Korea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27</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PRJEB6729 (</w:t>
            </w:r>
            <w:proofErr w:type="spellStart"/>
            <w:r w:rsidRPr="00F85361">
              <w:rPr>
                <w:rFonts w:ascii="Verdana" w:hAnsi="Verdana"/>
                <w:sz w:val="20"/>
                <w:szCs w:val="20"/>
              </w:rPr>
              <w:t>Acuña</w:t>
            </w:r>
            <w:proofErr w:type="spellEnd"/>
            <w:r w:rsidRPr="00F85361">
              <w:rPr>
                <w:rFonts w:ascii="Verdana" w:hAnsi="Verdana"/>
                <w:sz w:val="20"/>
                <w:szCs w:val="20"/>
              </w:rPr>
              <w:t xml:space="preserve"> 2023)</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Brassica oleracea</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France</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24</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PRJNA735565 (Kim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Brassica napus</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South Korea</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20</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PRJNA649549 (Nunes 2022)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 xml:space="preserve">Triticum </w:t>
            </w:r>
            <w:proofErr w:type="spellStart"/>
            <w:r w:rsidRPr="00F85361">
              <w:rPr>
                <w:rFonts w:ascii="Verdana" w:hAnsi="Verdana"/>
                <w:sz w:val="20"/>
                <w:szCs w:val="20"/>
              </w:rPr>
              <w:t>aestivum</w:t>
            </w:r>
            <w:proofErr w:type="spellEnd"/>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Denmark</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20</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Other (≤12 per study)</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Various</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Various</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Seeds/Seedlings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&lt;60 combined</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Total retained</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17 species</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10 countries</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3 stages</w:t>
            </w:r>
          </w:p>
        </w:tc>
        <w:tc>
          <w:tcPr>
            <w:tcW w:w="9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1,886</w:t>
            </w:r>
          </w:p>
        </w:tc>
      </w:tr>
    </w:tbl>
    <w:p w:rsidR="00015D8D" w:rsidRPr="00F85361" w:rsidRDefault="00015D8D" w:rsidP="00F85361">
      <w:pPr>
        <w:spacing w:line="276" w:lineRule="auto"/>
        <w:rPr>
          <w:rFonts w:ascii="Verdana" w:hAnsi="Verdana"/>
        </w:rPr>
      </w:pPr>
    </w:p>
    <w:p w:rsidR="00015D8D" w:rsidRPr="00F85361" w:rsidRDefault="00000000" w:rsidP="00F85361">
      <w:pPr>
        <w:spacing w:before="80" w:after="120" w:line="276" w:lineRule="auto"/>
        <w:jc w:val="both"/>
        <w:rPr>
          <w:rFonts w:ascii="Verdana" w:hAnsi="Verdana"/>
        </w:rPr>
      </w:pPr>
      <w:r>
        <w:rPr>
          <w:rFonts w:ascii="Verdana" w:hAnsi="Verdana"/>
        </w:rPr>
        <w:t>Table 2. Dominant bacterial phyla across the retained dataset (n = 1,886). Mean and median relative abundance and sample prevalence (number of samples in which the phylum was detected). Note the gap between mean and median for Proteobacteria (0.719 vs 0.926) and for Firmicutes and Actinobacteriota (means above 0.12 with medians at or near zero): these distributions are bimodal, and the means should not be read as typical sample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400"/>
        <w:gridCol w:w="1560"/>
      </w:tblGrid>
      <w:tr w:rsidR="00015D8D" w:rsidRPr="00F85361">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Phylum</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Mean relative abundance</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Median relative abundance</w:t>
            </w:r>
          </w:p>
        </w:tc>
        <w:tc>
          <w:tcPr>
            <w:tcW w:w="156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Prevalence (samples)</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Proteobacteria</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0.719</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0.926</w:t>
            </w:r>
          </w:p>
        </w:tc>
        <w:tc>
          <w:tcPr>
            <w:tcW w:w="15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1,770</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Firmicutes</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0.128</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0.0008</w:t>
            </w:r>
          </w:p>
        </w:tc>
        <w:tc>
          <w:tcPr>
            <w:tcW w:w="15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980</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Actinobacteriota</w:t>
            </w:r>
            <w:proofErr w:type="spellEnd"/>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0.125</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w:t>
            </w:r>
          </w:p>
        </w:tc>
        <w:tc>
          <w:tcPr>
            <w:tcW w:w="15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940</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Bacteroidota</w:t>
            </w:r>
            <w:proofErr w:type="spellEnd"/>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0.021</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w:t>
            </w:r>
          </w:p>
        </w:tc>
        <w:tc>
          <w:tcPr>
            <w:tcW w:w="15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310</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Verrucomicrobiota</w:t>
            </w:r>
            <w:proofErr w:type="spellEnd"/>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0.0022</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w:t>
            </w:r>
          </w:p>
        </w:tc>
        <w:tc>
          <w:tcPr>
            <w:tcW w:w="15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69</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Acidobacteriota</w:t>
            </w:r>
            <w:proofErr w:type="spellEnd"/>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0.0011</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w:t>
            </w:r>
          </w:p>
        </w:tc>
        <w:tc>
          <w:tcPr>
            <w:tcW w:w="15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12</w:t>
            </w:r>
          </w:p>
        </w:tc>
      </w:tr>
      <w:tr w:rsidR="00015D8D" w:rsidRPr="00F85361">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Desulfobacterota</w:t>
            </w:r>
            <w:proofErr w:type="spellEnd"/>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0.0005</w:t>
            </w:r>
          </w:p>
        </w:tc>
        <w:tc>
          <w:tcPr>
            <w:tcW w:w="2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w:t>
            </w:r>
          </w:p>
        </w:tc>
        <w:tc>
          <w:tcPr>
            <w:tcW w:w="15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36</w:t>
            </w:r>
          </w:p>
        </w:tc>
      </w:tr>
    </w:tbl>
    <w:p w:rsidR="00015D8D" w:rsidRPr="00F85361" w:rsidRDefault="00015D8D" w:rsidP="00F85361">
      <w:pPr>
        <w:spacing w:line="276" w:lineRule="auto"/>
        <w:rPr>
          <w:rFonts w:ascii="Verdana" w:hAnsi="Verdana"/>
        </w:rPr>
      </w:pPr>
    </w:p>
    <w:p w:rsidR="00015D8D" w:rsidRPr="00F85361" w:rsidRDefault="00000000" w:rsidP="00F85361">
      <w:pPr>
        <w:spacing w:before="80" w:after="120" w:line="276" w:lineRule="auto"/>
        <w:jc w:val="both"/>
        <w:rPr>
          <w:rFonts w:ascii="Verdana" w:hAnsi="Verdana"/>
        </w:rPr>
      </w:pPr>
      <w:r>
        <w:rPr>
          <w:rFonts w:ascii="Verdana" w:hAnsi="Verdana"/>
        </w:rPr>
        <w:t xml:space="preserve">Table 3. Top ten bacterial genera by total abundance across the retained dataset (n = 1,886, 2,000 retained features). Total and mean abundance are in reads; prevalence is the number of samples in which the genus was detected. </w:t>
      </w:r>
      <w:r>
        <w:rPr>
          <w:rFonts w:ascii="Verdana" w:hAnsi="Verdana"/>
          <w:i/>
        </w:rPr>
        <w:t>Pantoea</w:t>
      </w:r>
      <w:r>
        <w:rPr>
          <w:rFonts w:ascii="Verdana" w:hAnsi="Verdana"/>
        </w:rPr>
        <w:t xml:space="preserve">, </w:t>
      </w:r>
      <w:r>
        <w:rPr>
          <w:rFonts w:ascii="Verdana" w:hAnsi="Verdana"/>
          <w:i/>
        </w:rPr>
        <w:t>Pseudomonas</w:t>
      </w:r>
      <w:r>
        <w:rPr>
          <w:rFonts w:ascii="Verdana" w:hAnsi="Verdana"/>
        </w:rPr>
        <w:t xml:space="preserve"> and </w:t>
      </w:r>
      <w:r>
        <w:rPr>
          <w:rFonts w:ascii="Verdana" w:hAnsi="Verdana"/>
          <w:i/>
        </w:rPr>
        <w:t>Erwinia</w:t>
      </w:r>
      <w:r>
        <w:rPr>
          <w:rFonts w:ascii="Verdana" w:hAnsi="Verdana"/>
        </w:rPr>
        <w:t xml:space="preserve"> together account for 56.6% of retained reads.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015D8D" w:rsidRPr="00F85361">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Genus</w:t>
            </w:r>
          </w:p>
        </w:tc>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Total abundance</w:t>
            </w:r>
          </w:p>
        </w:tc>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Mean abundance</w:t>
            </w:r>
          </w:p>
        </w:tc>
        <w:tc>
          <w:tcPr>
            <w:tcW w:w="276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Prevalence (samples)</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Pantoea</w:t>
            </w:r>
            <w:proofErr w:type="spellEnd"/>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4,468,686</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2,369.4</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1,124</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Pseudomonas</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4,059,150</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2,152.3</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948</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Erwinia</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1,807,555</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958.4</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910</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Exiguobacterium</w:t>
            </w:r>
            <w:proofErr w:type="spellEnd"/>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858,699</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455.3</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327</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Enterobacter</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801,414</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424.9</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266</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Paenibacillus</w:t>
            </w:r>
            <w:proofErr w:type="spellEnd"/>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539,285</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285.9</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433</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Bacillus</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529,772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280.9</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381</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Sphingomonas</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529,508</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280.8</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494</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Massilia</w:t>
            </w:r>
            <w:proofErr w:type="spellEnd"/>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442,693</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234.7</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409</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Kosakonia</w:t>
            </w:r>
            <w:proofErr w:type="spellEnd"/>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416,972</w:t>
            </w:r>
          </w:p>
        </w:tc>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221.1</w:t>
            </w:r>
          </w:p>
        </w:tc>
        <w:tc>
          <w:tcPr>
            <w:tcW w:w="2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135</w:t>
            </w:r>
          </w:p>
        </w:tc>
      </w:tr>
    </w:tbl>
    <w:p w:rsidR="00015D8D" w:rsidRPr="00F85361" w:rsidRDefault="00015D8D" w:rsidP="00F85361">
      <w:pPr>
        <w:spacing w:line="276" w:lineRule="auto"/>
        <w:rPr>
          <w:rFonts w:ascii="Verdana" w:hAnsi="Verdana"/>
        </w:rPr>
      </w:pPr>
    </w:p>
    <w:p w:rsidR="00015D8D" w:rsidRPr="00F85361" w:rsidRDefault="00000000" w:rsidP="00F85361">
      <w:pPr>
        <w:spacing w:before="80" w:after="120" w:line="276" w:lineRule="auto"/>
        <w:jc w:val="both"/>
        <w:rPr>
          <w:rFonts w:ascii="Verdana" w:hAnsi="Verdana"/>
        </w:rPr>
      </w:pPr>
      <w:proofErr w:type="gramStart"/>
      <w:proofErr w:type="gramEnd"/>
      <w:r>
        <w:rPr>
          <w:rFonts w:ascii="Verdana" w:hAnsi="Verdana"/>
        </w:rPr>
        <w:t>Table 4. Univariate PERMANOVA and PERMDISP results on Bray–Curtis dissimilarities among the 100 most abundant ASVs (999 permutations; PERMDISP computed as distances to the group spatial median). Location effects (PERMANOVA F, R²) and dispersion effects (PERMDISP F) are reported jointly so that the two are interpreted together. Sample sizes are lower than the 1,883 used for alpha diversity because 330 samples carry no reads among the top 100 ASVs. Each row is a separate univariate test and therefore attributes to its variable all variation the other variables would also have explained; for the marginal (type-III) model containing study, stage, and host species simultaneously, see Table 4b.</w:t>
      </w:r>
    </w:p>
    <w:tbl>
      <w:tblPr>
        <w:tblW w:type="auto" w:w="0"/>
        <w:tblLook w:firstColumn="1" w:firstRow="1" w:lastColumn="0" w:lastRow="0" w:noHBand="0" w:noVBand="1" w:val="04A0"/>
      </w:tblPr>
      <w:tblGrid>
        <w:gridCol w:w="1504"/>
        <w:gridCol w:w="1504"/>
        <w:gridCol w:w="1504"/>
        <w:gridCol w:w="1504"/>
        <w:gridCol w:w="1504"/>
        <w:gridCol w:w="1504"/>
      </w:tblGrid>
      <w:tr>
        <w:tc>
          <w:tcPr>
            <w:tcW w:type="dxa" w:w="1504"/>
          </w:tcPr>
          <w:p>
            <w:r>
              <w:rPr>
                <w:b/>
              </w:rPr>
              <w:t>Term</w:t>
            </w:r>
          </w:p>
        </w:tc>
        <w:tc>
          <w:tcPr>
            <w:tcW w:type="dxa" w:w="1504"/>
          </w:tcPr>
          <w:p>
            <w:r>
              <w:rPr>
                <w:b/>
              </w:rPr>
              <w:t>df</w:t>
            </w:r>
          </w:p>
        </w:tc>
        <w:tc>
          <w:tcPr>
            <w:tcW w:type="dxa" w:w="1504"/>
          </w:tcPr>
          <w:p>
            <w:r>
              <w:rPr>
                <w:b/>
              </w:rPr>
              <w:t>SS</w:t>
            </w:r>
          </w:p>
        </w:tc>
        <w:tc>
          <w:tcPr>
            <w:tcW w:type="dxa" w:w="1504"/>
          </w:tcPr>
          <w:p>
            <w:r>
              <w:rPr>
                <w:b/>
              </w:rPr>
              <w:t>R²</w:t>
            </w:r>
          </w:p>
        </w:tc>
        <w:tc>
          <w:tcPr>
            <w:tcW w:type="dxa" w:w="1504"/>
          </w:tcPr>
          <w:p>
            <w:r>
              <w:rPr>
                <w:b/>
              </w:rPr>
              <w:t>pseudo-F</w:t>
            </w:r>
          </w:p>
        </w:tc>
        <w:tc>
          <w:tcPr>
            <w:tcW w:type="dxa" w:w="1504"/>
          </w:tcPr>
          <w:p>
            <w:r>
              <w:rPr>
                <w:b/>
              </w:rPr>
              <w:t>p</w:t>
            </w:r>
          </w:p>
        </w:tc>
      </w:tr>
      <w:tr>
        <w:tc>
          <w:tcPr>
            <w:tcW w:type="dxa" w:w="1504"/>
          </w:tcPr>
          <w:p>
            <w:r>
              <w:t>study_alias</w:t>
            </w:r>
          </w:p>
        </w:tc>
        <w:tc>
          <w:tcPr>
            <w:tcW w:type="dxa" w:w="1504"/>
          </w:tcPr>
          <w:p>
            <w:r>
              <w:t>3</w:t>
            </w:r>
          </w:p>
        </w:tc>
        <w:tc>
          <w:tcPr>
            <w:tcW w:type="dxa" w:w="1504"/>
          </w:tcPr>
          <w:p>
            <w:r>
              <w:t>18.886</w:t>
            </w:r>
          </w:p>
        </w:tc>
        <w:tc>
          <w:tcPr>
            <w:tcW w:type="dxa" w:w="1504"/>
          </w:tcPr>
          <w:p>
            <w:r>
              <w:t>0.029</w:t>
            </w:r>
          </w:p>
        </w:tc>
        <w:tc>
          <w:tcPr>
            <w:tcW w:type="dxa" w:w="1504"/>
          </w:tcPr>
          <w:p>
            <w:r>
              <w:t>17.60</w:t>
            </w:r>
          </w:p>
        </w:tc>
        <w:tc>
          <w:tcPr>
            <w:tcW w:type="dxa" w:w="1504"/>
          </w:tcPr>
          <w:p>
            <w:r>
              <w:t>0.003</w:t>
            </w:r>
          </w:p>
        </w:tc>
      </w:tr>
      <w:tr>
        <w:tc>
          <w:tcPr>
            <w:tcW w:type="dxa" w:w="1504"/>
          </w:tcPr>
          <w:p>
            <w:r>
              <w:t>Developmental stage</w:t>
            </w:r>
          </w:p>
        </w:tc>
        <w:tc>
          <w:tcPr>
            <w:tcW w:type="dxa" w:w="1504"/>
          </w:tcPr>
          <w:p>
            <w:r>
              <w:t>1</w:t>
            </w:r>
          </w:p>
        </w:tc>
        <w:tc>
          <w:tcPr>
            <w:tcW w:type="dxa" w:w="1504"/>
          </w:tcPr>
          <w:p>
            <w:r>
              <w:t>1.651</w:t>
            </w:r>
          </w:p>
        </w:tc>
        <w:tc>
          <w:tcPr>
            <w:tcW w:type="dxa" w:w="1504"/>
          </w:tcPr>
          <w:p>
            <w:r>
              <w:t>0.003</w:t>
            </w:r>
          </w:p>
        </w:tc>
        <w:tc>
          <w:tcPr>
            <w:tcW w:type="dxa" w:w="1504"/>
          </w:tcPr>
          <w:p>
            <w:r>
              <w:t>4.62</w:t>
            </w:r>
          </w:p>
        </w:tc>
        <w:tc>
          <w:tcPr>
            <w:tcW w:type="dxa" w:w="1504"/>
          </w:tcPr>
          <w:p>
            <w:r>
              <w:t>0.003</w:t>
            </w:r>
          </w:p>
        </w:tc>
      </w:tr>
      <w:tr>
        <w:tc>
          <w:tcPr>
            <w:tcW w:type="dxa" w:w="1504"/>
          </w:tcPr>
          <w:p>
            <w:r>
              <w:t>Scientific name</w:t>
            </w:r>
          </w:p>
        </w:tc>
        <w:tc>
          <w:tcPr>
            <w:tcW w:type="dxa" w:w="1504"/>
          </w:tcPr>
          <w:p>
            <w:r>
              <w:t>11</w:t>
            </w:r>
          </w:p>
        </w:tc>
        <w:tc>
          <w:tcPr>
            <w:tcW w:type="dxa" w:w="1504"/>
          </w:tcPr>
          <w:p>
            <w:r>
              <w:t>49.857</w:t>
            </w:r>
          </w:p>
        </w:tc>
        <w:tc>
          <w:tcPr>
            <w:tcW w:type="dxa" w:w="1504"/>
          </w:tcPr>
          <w:p>
            <w:r>
              <w:t>0.077</w:t>
            </w:r>
          </w:p>
        </w:tc>
        <w:tc>
          <w:tcPr>
            <w:tcW w:type="dxa" w:w="1504"/>
          </w:tcPr>
          <w:p>
            <w:r>
              <w:t>12.67</w:t>
            </w:r>
          </w:p>
        </w:tc>
        <w:tc>
          <w:tcPr>
            <w:tcW w:type="dxa" w:w="1504"/>
          </w:tcPr>
          <w:p>
            <w:r>
              <w:t>0.003</w:t>
            </w:r>
          </w:p>
        </w:tc>
      </w:tr>
    </w:tbl>
    <w:p w:rsidR="00015D8D" w:rsidRPr="00F85361" w:rsidRDefault="00000000" w:rsidP="00F85361">
      <w:pPr>
        <w:spacing w:before="80" w:after="120" w:line="276" w:lineRule="auto"/>
        <w:jc w:val="both"/>
        <w:rPr>
          <w:rFonts w:ascii="Verdana" w:hAnsi="Verdana"/>
        </w:rPr>
      </w:pPr>
      <w:proofErr w:type="gramStart"/>
      <w:proofErr w:type="gramEnd"/>
      <w:r>
        <w:rPr>
          <w:rFonts w:ascii="Verdana" w:hAnsi="Verdana"/>
        </w:rPr>
        <w:t>Table 4b. Marginal (type-III) PERMANOVA on Bray–Curtis dissimilarities among the 100 most abundant ASVs, with study identity, developmental stage, and host species fitted simultaneously (999 permutations, n = 1,553). Cultivar and author are omitted because they are near-collinear with host species and study respectively. Residual R² = 0.891. The ordering of variables matches the univariate tests in Table 4, but developmental stage falls from R² = 0.012 to R² = 0.003.</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9"/>
        <w:gridCol w:w="1672"/>
        <w:gridCol w:w="1141"/>
        <w:gridCol w:w="1008"/>
        <w:gridCol w:w="1434"/>
        <w:gridCol w:w="1434"/>
        <w:gridCol w:w="822"/>
      </w:tblGrid>
      <w:tr w:rsidR="00015D8D" w:rsidRPr="00F85361">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Variable</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PERMANOVA F</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R²</w:t>
            </w:r>
          </w:p>
        </w:tc>
        <w:tc>
          <w:tcPr>
            <w:tcW w:w="11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p</w:t>
            </w:r>
          </w:p>
        </w:tc>
        <w:tc>
          <w:tcPr>
            <w:tcW w:w="1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PERMDISP F</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PERMDISP p</w:t>
            </w:r>
          </w:p>
        </w:tc>
        <w:tc>
          <w:tcPr>
            <w:tcW w:w="76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n</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Developmental stage</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19.26</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0.012</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0.001</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21.49</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0.003</w:t>
            </w:r>
          </w:p>
        </w:tc>
        <w:tc>
          <w:tcPr>
            <w:tcW w:w="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1,553</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Scientific name</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16.59</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0.114</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0.001</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18.08</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0.003</w:t>
            </w:r>
          </w:p>
        </w:tc>
        <w:tc>
          <w:tcPr>
            <w:tcW w:w="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1,553</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lastRenderedPageBreak/>
              <w:t>Cultivar</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20.65</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0.140</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0.001</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25.68</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0.003</w:t>
            </w:r>
          </w:p>
        </w:tc>
        <w:tc>
          <w:tcPr>
            <w:tcW w:w="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1,529</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study_alias</w:t>
            </w:r>
            <w:proofErr w:type="spellEnd"/>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28.99</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0.070</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0.001</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15.01</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0.003</w:t>
            </w:r>
          </w:p>
        </w:tc>
        <w:tc>
          <w:tcPr>
            <w:tcW w:w="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1,553</w:t>
            </w:r>
          </w:p>
        </w:tc>
      </w:tr>
      <w:tr w:rsidR="00015D8D" w:rsidRPr="00F85361">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Author</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35.03</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0.064</w:t>
            </w:r>
          </w:p>
        </w:tc>
        <w:tc>
          <w:tcPr>
            <w:tcW w:w="11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0.001</w:t>
            </w:r>
          </w:p>
        </w:tc>
        <w:tc>
          <w:tcPr>
            <w:tcW w:w="14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13.58</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0.003</w:t>
            </w:r>
          </w:p>
        </w:tc>
        <w:tc>
          <w:tcPr>
            <w:tcW w:w="7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1,553</w:t>
            </w:r>
          </w:p>
        </w:tc>
      </w:tr>
    </w:tbl>
    <w:p w:rsidR="00015D8D" w:rsidRPr="00F85361" w:rsidRDefault="00015D8D" w:rsidP="00F85361">
      <w:pPr>
        <w:spacing w:line="276" w:lineRule="auto"/>
        <w:rPr>
          <w:rFonts w:ascii="Verdana" w:hAnsi="Verdana"/>
        </w:rPr>
      </w:pPr>
    </w:p>
    <w:p w:rsidR="00015D8D" w:rsidRPr="00F85361" w:rsidRDefault="00000000" w:rsidP="00F85361">
      <w:pPr>
        <w:spacing w:before="80" w:after="120" w:line="276" w:lineRule="auto"/>
        <w:jc w:val="both"/>
        <w:rPr>
          <w:rFonts w:ascii="Verdana" w:hAnsi="Verdana"/>
        </w:rPr>
      </w:pPr>
      <w:r>
        <w:rPr>
          <w:rFonts w:ascii="Verdana" w:hAnsi="Verdana"/>
        </w:rPr>
        <w:t xml:space="preserve">Table 5. Spearman correlations between the top five abundant genera and developmental stage, stratified by plant family. All family/genus combinations with Benjamini–Hochberg q &lt; 0.05 are listed. Seed and seedling means are mean relative abundances within the stratum. The two Asteraceae rows rest on a stratum of ten </w:t>
      </w:r>
      <w:r>
        <w:rPr>
          <w:rFonts w:ascii="Verdana" w:hAnsi="Verdana"/>
          <w:i/>
        </w:rPr>
        <w:t>Lactuca sativa</w:t>
      </w:r>
      <w:r>
        <w:rPr>
          <w:rFonts w:ascii="Verdana" w:hAnsi="Verdana"/>
        </w:rPr>
        <w:t xml:space="preserve"> samples (seven seeds, three seedlings) in which the genus is detected in only two samples, so ρ = 0.759 is a two-point rank correlation and is reported for completeness rather than as an estimate.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1921"/>
        <w:gridCol w:w="677"/>
        <w:gridCol w:w="1169"/>
        <w:gridCol w:w="1413"/>
        <w:gridCol w:w="1376"/>
        <w:gridCol w:w="1284"/>
      </w:tblGrid>
      <w:tr w:rsidR="00015D8D" w:rsidRPr="00F85361">
        <w:tblPrEx>
          <w:tblCellMar>
            <w:top w:w="0" w:type="dxa"/>
            <w:bottom w:w="0" w:type="dxa"/>
          </w:tblCellMar>
        </w:tblPrEx>
        <w:trPr>
          <w:tblHeader/>
        </w:trPr>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Family</w:t>
            </w:r>
          </w:p>
        </w:tc>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Genus</w:t>
            </w:r>
          </w:p>
        </w:tc>
        <w:tc>
          <w:tcPr>
            <w:tcW w:w="7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n</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Seed mean</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Seedling mean</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r w:rsidRPr="00F85361">
              <w:rPr>
                <w:rFonts w:ascii="Verdana" w:hAnsi="Verdana"/>
                <w:b/>
                <w:bCs/>
                <w:sz w:val="20"/>
                <w:szCs w:val="20"/>
              </w:rPr>
              <w:t>Spearman ρ</w:t>
            </w:r>
          </w:p>
        </w:tc>
        <w:tc>
          <w:tcPr>
            <w:tcW w:w="116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b/>
                <w:bCs/>
                <w:sz w:val="20"/>
                <w:szCs w:val="20"/>
              </w:rPr>
              <w:t>p_adj</w:t>
            </w:r>
            <w:proofErr w:type="spellEnd"/>
          </w:p>
        </w:tc>
      </w:tr>
      <w:tr w:rsidR="00015D8D" w:rsidRPr="00F85361">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Fabaceae</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Exiguobacterium</w:t>
            </w:r>
            <w:proofErr w:type="spellEnd"/>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894</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0.123</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0.0006</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−0.414</w:t>
            </w:r>
          </w:p>
        </w:tc>
        <w:tc>
          <w:tcPr>
            <w:tcW w:w="11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5.6×10</w:t>
            </w:r>
            <w:r w:rsidRPr="00F85361">
              <w:rPr>
                <w:rFonts w:ascii="Cambria Math" w:hAnsi="Cambria Math" w:cs="Cambria Math"/>
                <w:sz w:val="20"/>
                <w:szCs w:val="20"/>
              </w:rPr>
              <w:t>⁻</w:t>
            </w:r>
            <w:r w:rsidRPr="00F85361">
              <w:rPr>
                <w:rFonts w:ascii="Verdana" w:hAnsi="Verdana"/>
                <w:sz w:val="20"/>
                <w:szCs w:val="20"/>
              </w:rPr>
              <w:t>³⁷</w:t>
            </w:r>
          </w:p>
        </w:tc>
      </w:tr>
      <w:tr w:rsidR="00015D8D" w:rsidRPr="00F85361">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Brassicaceae</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Pseudomonas</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828</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0.191</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0.296</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0.243</w:t>
            </w:r>
          </w:p>
        </w:tc>
        <w:tc>
          <w:tcPr>
            <w:tcW w:w="11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1.9×10</w:t>
            </w:r>
            <w:r w:rsidRPr="00F85361">
              <w:rPr>
                <w:rFonts w:ascii="Cambria Math" w:hAnsi="Cambria Math" w:cs="Cambria Math"/>
                <w:sz w:val="20"/>
                <w:szCs w:val="20"/>
              </w:rPr>
              <w:t>⁻</w:t>
            </w:r>
            <w:r w:rsidRPr="00F85361">
              <w:rPr>
                <w:rFonts w:ascii="Verdana" w:hAnsi="Verdana"/>
                <w:sz w:val="20"/>
                <w:szCs w:val="20"/>
              </w:rPr>
              <w:t>¹¹</w:t>
            </w:r>
          </w:p>
        </w:tc>
      </w:tr>
      <w:tr w:rsidR="00015D8D" w:rsidRPr="00F85361">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Brassicaceae</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Erwinia</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828</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0.125</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0.061</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−0.223</w:t>
            </w:r>
          </w:p>
        </w:tc>
        <w:tc>
          <w:tcPr>
            <w:tcW w:w="11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7.9×10</w:t>
            </w:r>
            <w:r w:rsidRPr="00F85361">
              <w:rPr>
                <w:rFonts w:ascii="Cambria Math" w:hAnsi="Cambria Math" w:cs="Cambria Math"/>
                <w:sz w:val="20"/>
                <w:szCs w:val="20"/>
              </w:rPr>
              <w:t>⁻</w:t>
            </w:r>
            <w:r w:rsidRPr="00F85361">
              <w:rPr>
                <w:rFonts w:ascii="Verdana" w:hAnsi="Verdana"/>
                <w:sz w:val="20"/>
                <w:szCs w:val="20"/>
              </w:rPr>
              <w:t>¹</w:t>
            </w:r>
            <w:r w:rsidRPr="00F85361">
              <w:rPr>
                <w:rFonts w:ascii="Cambria Math" w:hAnsi="Cambria Math" w:cs="Cambria Math"/>
                <w:sz w:val="20"/>
                <w:szCs w:val="20"/>
              </w:rPr>
              <w:t>⁰</w:t>
            </w:r>
          </w:p>
        </w:tc>
      </w:tr>
      <w:tr w:rsidR="00015D8D" w:rsidRPr="00F85361">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Brassicaceae</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Sphingomonas</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828</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0.026</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0.013</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0.171</w:t>
            </w:r>
          </w:p>
        </w:tc>
        <w:tc>
          <w:tcPr>
            <w:tcW w:w="11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4.6×10</w:t>
            </w:r>
            <w:r w:rsidRPr="00F85361">
              <w:rPr>
                <w:rFonts w:ascii="Cambria Math" w:hAnsi="Cambria Math" w:cs="Cambria Math"/>
                <w:sz w:val="20"/>
                <w:szCs w:val="20"/>
              </w:rPr>
              <w:t>⁻⁶</w:t>
            </w:r>
          </w:p>
        </w:tc>
      </w:tr>
      <w:tr w:rsidR="00015D8D" w:rsidRPr="00F85361">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Poaceae</w:t>
            </w:r>
            <w:proofErr w:type="spellEnd"/>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Pseudomonas</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113</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0.031</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0.252</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0.431</w:t>
            </w:r>
          </w:p>
        </w:tc>
        <w:tc>
          <w:tcPr>
            <w:tcW w:w="11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9.6×10</w:t>
            </w:r>
            <w:r w:rsidRPr="00F85361">
              <w:rPr>
                <w:rFonts w:ascii="Cambria Math" w:hAnsi="Cambria Math" w:cs="Cambria Math"/>
                <w:sz w:val="20"/>
                <w:szCs w:val="20"/>
              </w:rPr>
              <w:t>⁻⁶</w:t>
            </w:r>
          </w:p>
        </w:tc>
      </w:tr>
      <w:tr w:rsidR="00015D8D" w:rsidRPr="00F85361">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Fabaceae</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Erwinia</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894</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0.119</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0.023</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−0.138</w:t>
            </w:r>
          </w:p>
        </w:tc>
        <w:tc>
          <w:tcPr>
            <w:tcW w:w="11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1.5×10</w:t>
            </w:r>
            <w:r w:rsidRPr="00F85361">
              <w:rPr>
                <w:rFonts w:ascii="Cambria Math" w:hAnsi="Cambria Math" w:cs="Cambria Math"/>
                <w:sz w:val="20"/>
                <w:szCs w:val="20"/>
              </w:rPr>
              <w:t>⁻</w:t>
            </w:r>
            <w:r w:rsidRPr="00F85361">
              <w:rPr>
                <w:rFonts w:ascii="Verdana" w:hAnsi="Verdana"/>
                <w:sz w:val="20"/>
                <w:szCs w:val="20"/>
              </w:rPr>
              <w:t>⁴</w:t>
            </w:r>
          </w:p>
        </w:tc>
      </w:tr>
      <w:tr w:rsidR="00015D8D" w:rsidRPr="00F85361">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Fabaceae</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Pseudomonas</w:t>
            </w:r>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894</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0.129</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0.131</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0.104</w:t>
            </w:r>
          </w:p>
        </w:tc>
        <w:tc>
          <w:tcPr>
            <w:tcW w:w="11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7.0×10</w:t>
            </w:r>
            <w:r w:rsidRPr="00F85361">
              <w:rPr>
                <w:rFonts w:ascii="Cambria Math" w:hAnsi="Cambria Math" w:cs="Cambria Math"/>
                <w:sz w:val="20"/>
                <w:szCs w:val="20"/>
              </w:rPr>
              <w:t>⁻</w:t>
            </w:r>
            <w:r w:rsidRPr="00F85361">
              <w:rPr>
                <w:rFonts w:ascii="Verdana" w:hAnsi="Verdana"/>
                <w:sz w:val="20"/>
                <w:szCs w:val="20"/>
              </w:rPr>
              <w:t>³</w:t>
            </w:r>
          </w:p>
        </w:tc>
      </w:tr>
      <w:tr w:rsidR="00015D8D" w:rsidRPr="00F85361">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Asteraceae</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sz w:val="20"/>
                <w:szCs w:val="20"/>
              </w:rPr>
              <w:t>Pantoea</w:t>
            </w:r>
            <w:proofErr w:type="spellEnd"/>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10</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0.623</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0.759</w:t>
            </w:r>
          </w:p>
        </w:tc>
        <w:tc>
          <w:tcPr>
            <w:tcW w:w="11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3.1×10</w:t>
            </w:r>
            <w:r w:rsidRPr="00F85361">
              <w:rPr>
                <w:rFonts w:ascii="Cambria Math" w:hAnsi="Cambria Math" w:cs="Cambria Math"/>
                <w:sz w:val="20"/>
                <w:szCs w:val="20"/>
              </w:rPr>
              <w:t>⁻</w:t>
            </w:r>
            <w:r w:rsidRPr="00F85361">
              <w:rPr>
                <w:rFonts w:ascii="Verdana" w:hAnsi="Verdana"/>
                <w:sz w:val="20"/>
                <w:szCs w:val="20"/>
              </w:rPr>
              <w:t>²</w:t>
            </w:r>
          </w:p>
        </w:tc>
      </w:tr>
      <w:tr w:rsidR="00015D8D" w:rsidRPr="00F85361">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Asteraceae</w:t>
            </w:r>
          </w:p>
        </w:tc>
        <w:tc>
          <w:tcPr>
            <w:tcW w:w="18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proofErr w:type="spellStart"/>
            <w:r w:rsidRPr="00F85361">
              <w:rPr>
                <w:rFonts w:ascii="Verdana" w:hAnsi="Verdana"/>
                <w:i/>
                <w:sz w:val="20"/>
                <w:szCs w:val="20"/>
              </w:rPr>
              <w:t>Sphingomonas</w:t>
            </w:r>
            <w:proofErr w:type="spellEnd"/>
          </w:p>
        </w:tc>
        <w:tc>
          <w:tcPr>
            <w:tcW w:w="7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10</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w:t>
            </w:r>
          </w:p>
        </w:tc>
        <w:tc>
          <w:tcPr>
            <w:tcW w:w="15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0.368</w:t>
            </w:r>
          </w:p>
        </w:tc>
        <w:tc>
          <w:tcPr>
            <w:tcW w:w="130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0.759</w:t>
            </w:r>
          </w:p>
        </w:tc>
        <w:tc>
          <w:tcPr>
            <w:tcW w:w="1160" w:type="dxa"/>
            <w:tcBorders>
              <w:top w:val="single" w:sz="4" w:space="0" w:color="888888"/>
              <w:left w:val="single" w:sz="4" w:space="0" w:color="888888"/>
              <w:bottom w:val="single" w:sz="4" w:space="0" w:color="888888"/>
              <w:right w:val="single" w:sz="4" w:space="0" w:color="888888"/>
            </w:tcBorders>
            <w:tcMar>
              <w:top w:w="60" w:type="dxa"/>
              <w:left w:w="120" w:type="dxa"/>
              <w:bottom w:w="60" w:type="dxa"/>
              <w:right w:w="120" w:type="dxa"/>
            </w:tcMar>
          </w:tcPr>
          <w:p w:rsidR="00015D8D" w:rsidRPr="00F85361" w:rsidRDefault="00000000" w:rsidP="00F85361">
            <w:pPr>
              <w:spacing w:line="276" w:lineRule="auto"/>
              <w:rPr>
                <w:rFonts w:ascii="Verdana" w:hAnsi="Verdana"/>
              </w:rPr>
            </w:pPr>
            <w:r w:rsidRPr="00F85361">
              <w:rPr>
                <w:rFonts w:ascii="Verdana" w:hAnsi="Verdana"/>
                <w:sz w:val="20"/>
                <w:szCs w:val="20"/>
              </w:rPr>
              <w:t>3.1×10⁻²</w:t>
            </w:r>
            <w:r w:rsidRPr="00F85361">
              <w:rPr>
                <w:rFonts w:ascii="Cambria Math" w:hAnsi="Cambria Math" w:cs="Cambria Math"/>
                <w:sz w:val="20"/>
                <w:szCs w:val="20"/>
              </w:rPr>
            </w:r>
            <w:r w:rsidRPr="00F85361">
              <w:rPr>
                <w:rFonts w:ascii="Verdana" w:hAnsi="Verdana"/>
                <w:sz w:val="20"/>
                <w:szCs w:val="20"/>
              </w:rPr>
            </w:r>
          </w:p>
        </w:tc>
      </w:tr>
    </w:tbl>
    <w:p w:rsidR="00DD7770" w:rsidRPr="00F85361" w:rsidRDefault="00DD7770" w:rsidP="00F85361">
      <w:pPr>
        <w:spacing w:line="276" w:lineRule="auto"/>
        <w:rPr>
          <w:rFonts w:ascii="Verdana" w:hAnsi="Verdana"/>
        </w:rPr>
      </w:pPr>
    </w:p>
    <w:p/>
    <w:sectPr w:rsidR="00DD7770" w:rsidRPr="00F8536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D7770" w:rsidRDefault="00DD7770">
      <w:r>
        <w:separator/>
      </w:r>
    </w:p>
  </w:endnote>
  <w:endnote w:type="continuationSeparator" w:id="0">
    <w:p w:rsidR="00DD7770" w:rsidRDefault="00DD7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5D8D"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A70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D7770" w:rsidRDefault="00DD7770">
      <w:r>
        <w:separator/>
      </w:r>
    </w:p>
  </w:footnote>
  <w:footnote w:type="continuationSeparator" w:id="0">
    <w:p w:rsidR="00DD7770" w:rsidRDefault="00DD77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F0ADE"/>
    <w:multiLevelType w:val="hybridMultilevel"/>
    <w:tmpl w:val="52F4C7BC"/>
    <w:lvl w:ilvl="0" w:tplc="257E9C74">
      <w:start w:val="1"/>
      <w:numFmt w:val="bullet"/>
      <w:lvlText w:val="●"/>
      <w:lvlJc w:val="left"/>
      <w:pPr>
        <w:ind w:left="720" w:hanging="360"/>
      </w:pPr>
    </w:lvl>
    <w:lvl w:ilvl="1" w:tplc="8B0005CA">
      <w:start w:val="1"/>
      <w:numFmt w:val="bullet"/>
      <w:lvlText w:val="○"/>
      <w:lvlJc w:val="left"/>
      <w:pPr>
        <w:ind w:left="1440" w:hanging="360"/>
      </w:pPr>
    </w:lvl>
    <w:lvl w:ilvl="2" w:tplc="95FC67BA">
      <w:start w:val="1"/>
      <w:numFmt w:val="bullet"/>
      <w:lvlText w:val="■"/>
      <w:lvlJc w:val="left"/>
      <w:pPr>
        <w:ind w:left="2160" w:hanging="360"/>
      </w:pPr>
    </w:lvl>
    <w:lvl w:ilvl="3" w:tplc="CAB2A418">
      <w:start w:val="1"/>
      <w:numFmt w:val="bullet"/>
      <w:lvlText w:val="●"/>
      <w:lvlJc w:val="left"/>
      <w:pPr>
        <w:ind w:left="2880" w:hanging="360"/>
      </w:pPr>
    </w:lvl>
    <w:lvl w:ilvl="4" w:tplc="C59A51A2">
      <w:start w:val="1"/>
      <w:numFmt w:val="bullet"/>
      <w:lvlText w:val="○"/>
      <w:lvlJc w:val="left"/>
      <w:pPr>
        <w:ind w:left="3600" w:hanging="360"/>
      </w:pPr>
    </w:lvl>
    <w:lvl w:ilvl="5" w:tplc="2A0A3434">
      <w:start w:val="1"/>
      <w:numFmt w:val="bullet"/>
      <w:lvlText w:val="■"/>
      <w:lvlJc w:val="left"/>
      <w:pPr>
        <w:ind w:left="4320" w:hanging="360"/>
      </w:pPr>
    </w:lvl>
    <w:lvl w:ilvl="6" w:tplc="349E0A14">
      <w:start w:val="1"/>
      <w:numFmt w:val="bullet"/>
      <w:lvlText w:val="●"/>
      <w:lvlJc w:val="left"/>
      <w:pPr>
        <w:ind w:left="5040" w:hanging="360"/>
      </w:pPr>
    </w:lvl>
    <w:lvl w:ilvl="7" w:tplc="08EA5A8A">
      <w:start w:val="1"/>
      <w:numFmt w:val="bullet"/>
      <w:lvlText w:val="●"/>
      <w:lvlJc w:val="left"/>
      <w:pPr>
        <w:ind w:left="5760" w:hanging="360"/>
      </w:pPr>
    </w:lvl>
    <w:lvl w:ilvl="8" w:tplc="E2D4A1A4">
      <w:start w:val="1"/>
      <w:numFmt w:val="bullet"/>
      <w:lvlText w:val="●"/>
      <w:lvlJc w:val="left"/>
      <w:pPr>
        <w:ind w:left="6480" w:hanging="360"/>
      </w:pPr>
    </w:lvl>
  </w:abstractNum>
  <w:num w:numId="1" w16cid:durableId="129868704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xpedito Olimi">
    <w15:presenceInfo w15:providerId="AD" w15:userId="S::eo2r24@soton.ac.uk::5a3e766b-7bc2-4b6c-9f0b-afdd0418bc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6"/>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D8D"/>
    <w:rsid w:val="00015D8D"/>
    <w:rsid w:val="00510071"/>
    <w:rsid w:val="007F5324"/>
    <w:rsid w:val="00836F85"/>
    <w:rsid w:val="00DA7019"/>
    <w:rsid w:val="00DD7770"/>
    <w:rsid w:val="00EB3FA5"/>
    <w:rsid w:val="00F853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BB87595"/>
  <w15:docId w15:val="{18219BB2-EC16-744E-9F90-D62DB4DC3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60" w:after="120"/>
      <w:outlineLvl w:val="1"/>
    </w:pPr>
    <w:rPr>
      <w:b/>
      <w:bCs/>
      <w:color w:val="1F3864"/>
      <w:sz w:val="26"/>
      <w:szCs w:val="26"/>
    </w:rPr>
  </w:style>
  <w:style w:type="paragraph" w:styleId="Heading3">
    <w:name w:val="heading 3"/>
    <w:uiPriority w:val="9"/>
    <w:unhideWhenUsed/>
    <w:qFormat/>
    <w:pPr>
      <w:spacing w:before="200" w:after="10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EB3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22</Pages>
  <Words>7940</Words>
  <Characters>45262</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Seed-to-seedling 16S meta-analysis</vt:lpstr>
    </vt:vector>
  </TitlesOfParts>
  <Company/>
  <LinksUpToDate>false</LinksUpToDate>
  <CharactersWithSpaces>53096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Seed-to-seedling 16S meta-analysis</dc:title>
  <dc:creator>Expedito Olimi</dc:creator>
  <dc:description>Manuscript draft for Environmental Microbiome</dc:description>
  <cp:lastModifiedBy>Expedito Olimi</cp:lastModifiedBy>
  <cp:revision>7</cp:revision>
  <dcterms:created xsi:type="dcterms:W3CDTF">2026-06-15T11:54:00Z</dcterms:created>
  <dcterms:modified xsi:type="dcterms:W3CDTF">2026-06-23T16:22:00Z</dcterms:modified>
</cp:coreProperties>
</file>